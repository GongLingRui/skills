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人物介绍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顾晓月：</w:t>
      </w:r>
      <w:r>
        <w:rPr>
          <w:rFonts w:hint="eastAsia"/>
          <w:sz w:val="24"/>
          <w:szCs w:val="24"/>
          <w:lang w:val="en-US" w:eastAsia="zh-CN"/>
        </w:rPr>
        <w:t>女主，25岁，顾氏大小姐，因母亲去世后父亲立刻续弦而离家出走，大学毕业后与同学陈颂结婚，五年育有一女，因原生家庭带来的创伤，她渴望建立一个属于自己的完整家庭；美丽聪慧，温柔善良。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萧景延：</w:t>
      </w:r>
      <w:r>
        <w:rPr>
          <w:rFonts w:hint="eastAsia"/>
          <w:sz w:val="24"/>
          <w:szCs w:val="24"/>
          <w:lang w:val="en-US" w:eastAsia="zh-CN"/>
        </w:rPr>
        <w:t>男主，27岁，萧家大少爷，国外知名设计师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shawn（肖恩），因小时候得到女主的关心对女主一见钟情；幽默风趣的非典型霸总。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陈颂：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配，27岁，陈家独子，从小由母亲带大，从小县城走出的小公司老板，大男子主义，有些小虚荣。因为有些帅气聪明而自命不凡，大学时看中女主的颜值成绩，与女主恋爱、成家，后因事业的成功和钱包渐渐富裕，嫌弃起家里的糟糠之妻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陈乐乐：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女配，5岁，女主的女儿，可爱乖巧，最爱妈妈，懵懂感知奶奶的厌恶和爸爸的冷漠，为了保护妈妈，在被奶奶无理由打骂时也不会肆意哭闹。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王婧：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女配，25岁，家里有些小钱的大小姐，美艳骄横；中学时与女主同班，因成绩和人缘都略输女主一筹，日积月累，对女主由嫉妒发展成恨意。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顾雅恩：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女配，23岁，女主同父异母的妹妹，美丽却狠毒，擅长伪装，有与能力不相符的野心，想私吞顾家家产。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婆婆：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女配，65岁，陈颂的母亲，从小指望着儿子出息带自己过上好日子，嫌贫爱富，重男轻女，陈颂发家后，虽穿着华服，但底子里还是不讲道理的市井泼妇。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宋芸：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女配，28-30岁，顾家的大管家，顾氏的副总裁，父辈开始服务于顾家，对女主忠心耿耿，大方干练的ol女性。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孙美玲：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配，56-60岁，女主的后妈，顾雅恩的母亲，上世纪的小明星，贪婪虚荣，从小梦想就是嫁入豪门，在女主母亲没死之前就勾引了女主父亲，生下顾雅恩。女主母亲死后美其名曰要照顾女主，快速嫁入顾家，后担心女主分家产，处心积虑赶走女主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顾老爷子：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男配，70岁，女主的父亲，顾家的家主，白手起家的成功人士，有魄力有胆识，却也有男人的劣根性，家里外面的家庭都想兼顾，却失去女儿的尊重；随着年岁的增加，越发感怀过去，想要修补和女儿的关系。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bookmarkStart w:id="0" w:name="_GoBack"/>
      <w:bookmarkEnd w:id="0"/>
    </w:p>
    <w:p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剧情大纲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1-9集：通过生活琐事交代女主卑微的家庭地位，老公事业遇阻，小三登场，婚姻遇到危机，女主决定回归豪门。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10-13集：第一个小高潮，宴会上女主身份的小范围暴露，与真正的男主初相遇。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14-16集：同学聚会打脸。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23-24集：女主孩子生日风波：老公为了陪小三失约女主和孩子，女主确认老公出轨。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25-29集：婆婆卖孩子，女主对这段婚姻心灰意冷。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30-35集：女主离婚。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39-45集：女主强势回归，打脸前夫。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45-55集：全片大高潮，女主正式回归豪门的宴会，此大高潮分为两个事件：47-50集礼服事件；51-55集婆婆大闹宴会。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56-58集：前夫一家的垂死挣扎。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59-60集：女主和男主互通心意，结婚。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61-65集：番外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信息流：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1集：女主生女孩，婆婆老公变脸走人。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1-2集：婆婆让女主去退衣服，女主退衣服时受嘲讽，管家到来揭露女主身份。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4集：女主心疼老公大晚上应酬，却发现老公与女投资人勾勾搭搭，女主决定自己出钱做投资人。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5集：奶奶给孙女辣条作为晚餐。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3集末尾、7-8集：小三和女主同时给渣男送领带。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11-12集：男主“英雄救美”，女主身份即将揭晓。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15集：同学会打脸。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19集：草莓事件，细微的生活细节体现婆婆的重男轻女、老公的冷漠。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24-25集：老公爽约孩子的生日，陪小三过夜。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25-27集：婆婆亲手卖孙女，女主疯狂寻女。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48-50集：礼服事件，设计师是男主本人，男主在众人面前实力护女主。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第一集：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陈颂母亲成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陈乐乐（5岁小女孩）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场景一 陈家客厅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【婆婆拿一件女童纱裙扔在顾晓月脸上】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婆婆：让你去给我儿子买几件西装，你这买的什么？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顾晓月唯唯诺诺：陈颂的衣服在另一个袋子，我想着乐乐生日快到了，所以也给她买件裙子……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陈乐乐捡起裙子，高兴：这是我的公主裙！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【婆婆一把抢过，推倒陈乐乐】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婆婆：你是个屁！没那公主命做什么公主梦！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婆婆对顾晓月：趁价签还没撕，拿去退掉！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【陈乐乐嚎啕大哭，顾晓月急忙抱住陈乐乐】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顾晓月：乐乐不哭，妈妈下次再给你买。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婆婆：买什么买，我儿子辛苦赚钱就给你娘俩挥霍的是吧？有这钱不如给我儿子买个像样的领带！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陈颂从手机里抬起头：晓月，你说你浪费那个钱干什么？小孩子窜个快，衣服很快会不合身的。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陈乐乐哽咽：爸……爸爸，你之前答应给我买的……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陈颂：大人说话小孩子插什么嘴！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【陈乐乐害怕地把头埋进顾晓月怀抱】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顾晓月：陈颂，这是我们女儿，你别这么凶她。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婆婆：什么女儿，就是个赔钱货！你怀胎10月我辛辛苦苦伺候着，结果却生了个不带把的，你没良心啊，要断我们陈家香火啊！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场景二 闪回医院急诊室 日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【急诊室外，婆婆和陈颂一脸焦急转圈，室内传来顾晓月疼痛的嘶喊，接着，婴儿啼哭声响起，婆婆和陈颂欣喜对视】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护士抱着娃出来，要递给婆婆和陈颂：顾晓月家属？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婆婆围上来：男娃女娃？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护士：女的。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【婆婆和陈颂对视，脸垮下来】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陈颂：不中用。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婆婆：赔钱货。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【两人没抱孩子就走了】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护士：诶诶，没人管孩子吗？！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【顾晓月扶墙走出，脸色苍白，抱过孩子】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闪回结束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陈颂：妈，没那么严重，晓月接着生就是了，生到男孩为止。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顾晓月着急：陈颂，乐乐还小，我们说好这几年都先不要……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婆婆一巴掌扇向顾晓月：不生就和我儿子离婚！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【顾晓月跌坐在地，陈乐乐恐慌大哭，陈颂烦躁皱眉，突然电话响起】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陈颂：倒霉孩子，闭嘴！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【陈颂接起电话】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陈颂震惊：什么？！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第二集：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售货员小姐 路人（大妈）2个 宋芸 一队保镖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场景一 陈颂家客厅 日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婆婆：儿子，出什么事了？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0" w:author="没感情的打工人" w:date="2022-11-07T10:22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：公司面临一千万的资金短缺，下个月要是补不上这窟窿</w:t>
      </w:r>
      <w:ins w:id="1" w:author="没感情的打工人" w:date="2022-11-07T10:22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就</w:t>
      </w:r>
      <w:ins w:id="2" w:author="没感情的打工人" w:date="2022-11-07T10:22:3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得</w:t>
        </w:r>
      </w:ins>
      <w:ins w:id="3" w:author="没感情的打工人" w:date="2022-11-07T10:22:3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破产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倒闭</w:t>
      </w:r>
      <w:ins w:id="4" w:author="没感情的打工人" w:date="2022-11-07T10:22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【手</w:t>
      </w:r>
      <w:ins w:id="5" w:author="没感情的打工人" w:date="2022-11-07T10:22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揉弄</w:t>
        </w:r>
      </w:ins>
      <w:ins w:id="6" w:author="没感情的打工人" w:date="2022-11-07T10:22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头发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，声音烦躁】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顾晓月膝行至陈颂处：好好地怎么会？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【婆婆用力推开顾晓月】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婆婆：都你和那个小扫把星，一天到晚只知道乱花钱！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陈颂：如果找不到新的投资人，</w:t>
      </w:r>
      <w:ins w:id="7" w:author="没感情的打工人" w:date="2022-11-07T10:51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不仅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公司完蛋，催债的也会上门赶人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【叹了声气。】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婆婆：啊，</w:t>
      </w:r>
      <w:ins w:id="8" w:author="没感情的打工人" w:date="2022-11-07T10:51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到时</w:t>
      </w:r>
      <w:ins w:id="9" w:author="没感情的打工人" w:date="2022-11-07T10:51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我们</w:t>
        </w:r>
      </w:ins>
      <w:ins w:id="10" w:author="没感情的打工人" w:date="2022-11-07T10:51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住哪？</w:t>
        </w:r>
      </w:ins>
      <w:ins w:id="11" w:author="没感情的打工人" w:date="2022-11-07T10:51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</w:t>
      </w:r>
      <w:ins w:id="12" w:author="没感情的打工人" w:date="2022-11-07T10:52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突然狠狠剜了一眼顾晓月。】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婆婆：你说你听妈的当初和王老板的女儿结婚该有多好啊！娶这么个废物，肚子不争气就罢了，关键时候口袋也没一个子！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陈颂瞪顾晓月：现在孩子都生了，说这些有什么用！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顾晓月试图缓和气氛</w:t>
      </w:r>
      <w:ins w:id="13" w:author="没感情的打工人" w:date="2022-11-07T10:59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饿了吧，我去煮饭……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婆婆怒：都什么时候了还想着吃吃吃，（瞪陈乐乐）是这头猪贪吃吧！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【陈乐乐害怕躲在顾晓月身后】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陈颂：你们都</w:t>
      </w:r>
      <w:ins w:id="14" w:author="没感情的打工人" w:date="2022-11-07T10:59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别</w:t>
        </w:r>
      </w:ins>
      <w:ins w:id="15" w:author="没感情的打工人" w:date="2022-11-07T10:59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烦我，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我现在</w:t>
      </w:r>
      <w:ins w:id="16" w:author="没感情的打工人" w:date="2022-11-07T10:59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见个老板。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</w:t>
      </w:r>
      <w:ins w:id="17" w:author="没感情的打工人" w:date="2022-11-07T10:59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无视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18" w:author="没感情的打工人" w:date="2022-11-07T11:00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19" w:author="没感情的打工人" w:date="2022-11-07T11:00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开，顾晓月委屈低下头】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 商店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【商店里，售货员接过顾晓月的公主裙，翻白眼】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售货员：买不起别买，要每个顾客都像你这样，我这店还怎么做生意？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顾晓月：真的很对不起，但衣服还是新的。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路人1：没钱就去对面打折市场买呗。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路人2：可不是，回去穿一圈了又拿来退，一家子都是臭穷酸吧。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售货员把钱给顾晓月：真是晦气，下次可别来了！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【顾晓月为难，低着头要走出去，突然，一个身穿套装的女人带着一队保镖浩浩荡荡到来】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宋芸对顾晓月：大小姐，终于找到您了！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【众人震惊看向顾晓月】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第三集：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售货员小姐 路人（大妈）2个 宋芸 一队保镖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场景一 商店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顾晓月：宋管家，你怎么找来了？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售货员震惊，指宋芸：宋芸，全国第一的顾氏集团的副总裁，（看顾晓月）那你是……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顾晓月对宋芸：走吧，出去说。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售货员忙拉住顾晓月：别别别，就在这谈……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顾晓月拂开售货员的手：还是不耽误你做生意了。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【顾晓月离开，留下后悔不已的售货员和诧异的路人】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场景二 无人的街角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顾晓月：有什么话快说吧，我还得去买菜。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宋芸：大小姐，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老爷的身体每况愈下，您作为长女</w:t>
      </w:r>
      <w:ins w:id="20" w:author="没感情的打工人" w:date="2022-11-07T11:07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21" w:author="没感情的打工人" w:date="2022-11-07T11:08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理应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回</w:t>
      </w:r>
      <w:ins w:id="22" w:author="没感情的打工人" w:date="2022-11-07T11:07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顾氏主持大局！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顾晓月：宋管家，我现在有丈夫有女儿，我需要操持自己的家庭，没空也没心思帮他打理公司。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23" w:author="没感情的打工人" w:date="2022-11-07T11:08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叹气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：您还怪老爷吗？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顾晓月：当初我妈一死，他就把外面的小三和私生女带回来，有考虑过我的感受吗？我离家出走这么久，他找过我吗？现在没人管公司了倒想到我了。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24" w:author="没感情的打工人" w:date="2022-11-07T11:28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惊喜：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老爷早就后悔了……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顾晓月抬手：别说了，你走吧。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宋芸无奈：是，大小姐。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顾晓月：等等！当初我妈留给我的一亿嫁妆，你转我卡里吧。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宋芸：大小姐，那笔钱还在理财中，一周后才能提取，到时加上收益，将会有五亿。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顾晓月：太好了，还有，帮我准备一条男士领带，我丈夫平时应酬需要穿着体面。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宋芸：这个容易，国际设计师shawn（肖恩）的最新定制款两日后送到您手里。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场景三 陈家客厅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【顾晓月提着菜回家】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婆婆：退个衣服怎么那么久？是不是拿钱出去鬼混了！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第四集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场景一 陈家客厅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顾晓月：没有，（递过钱）这是退回的钱。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【婆婆接过，一张张细数，突然横眉竖目】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婆婆：怎么少了50？！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顾晓月提起袋子：我去买菜了……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婆婆戳顾晓月额头：家用你也不舍得用自个儿钱吗？什么都花我儿子的！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顾晓月瑟缩：妈，是你们让我辞职在家料理家务的……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婆婆怒：所以我儿子就活该在外面累死累活养你们两闲人吗！都多少点了，我儿子还在外面工作，快去接他回来！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顾晓月：那你和乐乐的晚饭……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婆婆：我会做的，饿不死那赔钱货！（推着顾晓月往外走）快去！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场景二 酒吧门口 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【灯红酒绿、人声鼎沸的酒吧里，陈颂和王婧嬉笑着喝交杯酒。】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【顾晓月骑着电动车赶来酒吧门口，停车。】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顾晓月望着门口，看手机时间：这么晚了还在应酬，老公确实辛苦，看来得快点把钱转给老公。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【这时，陈颂勾着王婧肩膀，醉醺醺从酒吧走出来】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顾晓月诧异，冲上前：你谁？放开我老公！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王婧：呦，这不是上学时的班长顾晓月吗？【上下打量，语气轻蔑】怎么现在变成个黄脸婆了？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顾晓月皱眉凝视：王婧？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陈颂疑惑：你们认识？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王婧：不熟的老同学，没想到你老婆就是她呀，难怪你不想回家呢（掩嘴笑）。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陈颂：不好意思让王小姐见笑了。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顾晓月指着两人：你不是说去见老板吗？这是什么情况？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陈颂：一天到晚疑神疑鬼，王小姐就是我刚谈</w:t>
      </w:r>
      <w:ins w:id="25" w:author="没感情的打工人" w:date="2022-11-07T11:42:2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的投资人。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顾晓月上去拉开王婧：谈生意没必要勾肩搭背！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王婧顺势一踉跄，抚着手臂：陈颂，看来你老婆不太满意咱两合作啊~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26" w:author="没感情的打工人" w:date="2022-11-07T11:44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不是不是，她一个家庭主妇懂什么呀</w:t>
      </w:r>
      <w:ins w:id="27" w:author="没感情的打工人" w:date="2022-11-07T11:44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ins w:id="28" w:author="没感情的打工人" w:date="2022-11-07T11:43:43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29" w:author="没感情的打工人" w:date="2022-11-07T11:45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回身</w:t>
        </w:r>
      </w:ins>
      <w:ins w:id="30" w:author="没感情的打工人" w:date="2022-11-07T11:45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抬手甩给顾晓月一巴掌：道歉！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顾晓月一脸震惊，长吸一口气，看向陈颂：老公，这投资咱不需要，一千万我可以给你！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31" w:author="没感情的打工人" w:date="2022-11-07T11:46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诧异</w:t>
        </w:r>
      </w:ins>
      <w:ins w:id="32" w:author="没感情的打工人" w:date="2022-11-07T11:46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让你道歉，你说什么疯话？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王婧故作担忧：陈颂，有时间带你老婆去看看脑子吧，</w:t>
      </w:r>
      <w:ins w:id="33" w:author="没感情的打工人" w:date="2022-11-07T11:47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（</w:t>
        </w:r>
      </w:ins>
      <w:ins w:id="34" w:author="没感情的打工人" w:date="2022-11-07T11:47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看向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35" w:author="没感情的打工人" w:date="2022-11-07T11:47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）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一千万可不是一千块啊。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顾晓月自信：我要是</w:t>
      </w:r>
      <w:ins w:id="36" w:author="没感情的打工人" w:date="2022-11-07T11:48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能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拿出来</w:t>
      </w:r>
      <w:ins w:id="37" w:author="没感情的打工人" w:date="2022-11-07T11:48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呢</w:t>
        </w:r>
      </w:ins>
      <w:ins w:id="38" w:author="没感情的打工人" w:date="2022-11-07T11:48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【陈颂和王婧震惊看顾晓月】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第五集：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 债主1人 打手2人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场景一 酒吧门口 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陈颂欣喜，抓顾晓月肩膀：晓月，你真有钱？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顾晓月点头：嗯老公，不过钱在银行理财，得等下周……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【王婧笑，陈颂猛地推开顾晓月】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陈颂：等个屁！没有就没有，在王小姐面前装什么阔。存心来丢我脸的，快骑着你的破电驴回去！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第二场：陈家客厅 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【顾晓月失魂落魄回来家，看到陈乐乐坐在椅子上吃辣条】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陈乐乐举起辣条：妈妈吃饭~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【顾晓月震惊，抢过辣条】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顾晓月：你晚饭怎么吃这个？奶奶呢？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陈乐乐：奶奶和朋友下馆子。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【这时，婆婆提着购物袋回来】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婆婆环顾四周：让你去接人，我儿子呢？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顾晓月拿着辣条，忧心：妈，你怎么能让乐乐吃这个当晚饭？她肠胃不耐受。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婆婆扔下购物袋，大怒：谁知道她肠胃这么娇气啊？！我是你妈，不是你和这赔钱货的做饭保姆！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陈乐乐害怕：妈妈奶奶不要吵，我不吃了。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婆婆：小小年纪就学会浪费钱是吧？！吃完！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顾晓月作势要去厨房：妈，我现在去做饭！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婆婆推顾晓月：做什么饭，让你去接我儿子这么简单的事都办不好。我儿子心软，</w:t>
      </w:r>
      <w:ins w:id="39" w:author="没感情的打工人" w:date="2022-11-07T11:53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我这个</w:t>
        </w:r>
      </w:ins>
      <w:ins w:id="40" w:author="没感情的打工人" w:date="2022-11-07T11:53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当妈的</w:t>
        </w:r>
      </w:ins>
      <w:ins w:id="41" w:author="没感情的打工人" w:date="2022-11-07T11:53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帮他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管教媳妇</w:t>
      </w:r>
      <w:ins w:id="42" w:author="没感情的打工人" w:date="2022-11-07T11:53:5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你（指着门外）今晚</w:t>
      </w:r>
      <w:ins w:id="43" w:author="没感情的打工人" w:date="2022-11-07T11:54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给我滚外面睡去。</w:t>
      </w:r>
    </w:p>
    <w:p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</w:t>
      </w:r>
      <w:ins w:id="44" w:author="没感情的打工人" w:date="2022-11-07T11:5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ins w:id="45" w:author="没感情的打工人" w:date="2022-11-07T11:54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6" w:author="没感情的打工人" w:date="2022-11-07T11:54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推出去</w:t>
        </w:r>
      </w:ins>
      <w:ins w:id="47" w:author="没感情的打工人" w:date="2022-11-07T11:54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用力</w:t>
      </w:r>
      <w:ins w:id="48" w:author="没感情的打工人" w:date="2022-11-07T11:54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关上门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，陈乐乐看着，想哭却不敢哭】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第三场 陈家门口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【天光微亮，顾晓月揉揉眼睛，却看到一群人浩浩荡荡出电梯】</w:t>
      </w:r>
    </w:p>
    <w:p>
      <w:pPr>
        <w:rPr>
          <w:rFonts w:hint="default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  <w:t>债主用脚踢顾晓月：诶，诶，陈颂</w:t>
      </w:r>
      <w:ins w:id="49" w:author="没感情的打工人" w:date="2022-11-07T11:55:04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那</w:t>
        </w:r>
      </w:ins>
      <w:ins w:id="50" w:author="没感情的打工人" w:date="2022-11-07T11:55:05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小子</w:t>
        </w:r>
      </w:ins>
      <w:r>
        <w:rPr>
          <w:rFonts w:hint="eastAsia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  <w:t>呢</w:t>
      </w:r>
    </w:p>
    <w:p>
      <w:pPr>
        <w:rPr>
          <w:rFonts w:hint="eastAsia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  <w:t>顾晓月害怕：你们</w:t>
      </w:r>
      <w:ins w:id="51" w:author="没感情的打工人" w:date="2022-11-07T11:55:49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……</w:t>
        </w:r>
      </w:ins>
      <w:ins w:id="52" w:author="没感情的打工人" w:date="2022-11-07T11:55:09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是谁</w:t>
        </w:r>
      </w:ins>
      <w:ins w:id="53" w:author="没感情的打工人" w:date="2022-11-07T11:55:10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，</w:t>
        </w:r>
      </w:ins>
      <w:ins w:id="54" w:author="没感情的打工人" w:date="2022-11-07T11:55:11Z">
        <w:r>
          <w:rPr>
            <w:rFonts w:hint="eastAsia" w:asciiTheme="minorEastAsia" w:hAnsiTheme="minorEastAsia" w:cstheme="minorEastAsia"/>
            <w:b w:val="0"/>
            <w:bCs w:val="0"/>
            <w:color w:val="FF0000"/>
            <w:sz w:val="24"/>
            <w:szCs w:val="24"/>
            <w:highlight w:val="none"/>
            <w:lang w:val="en-US" w:eastAsia="zh-CN"/>
          </w:rPr>
          <w:t>你们</w:t>
        </w:r>
      </w:ins>
      <w:r>
        <w:rPr>
          <w:rFonts w:hint="eastAsia" w:asciiTheme="minorEastAsia" w:hAnsiTheme="minorEastAsia" w:cstheme="minorEastAsia"/>
          <w:b w:val="0"/>
          <w:bCs w:val="0"/>
          <w:color w:val="FF0000"/>
          <w:sz w:val="24"/>
          <w:szCs w:val="24"/>
          <w:highlight w:val="none"/>
          <w:lang w:val="en-US" w:eastAsia="zh-CN"/>
        </w:rPr>
        <w:t>要干什么？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第六集：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债主1人 打手2人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第一场：陈家客厅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债主踢</w:t>
      </w:r>
      <w:ins w:id="55" w:author="没感情的打工人" w:date="2022-11-07T11:56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开门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，把顾晓月扔进来：陈颂人呢，给我</w:t>
      </w:r>
      <w:ins w:id="56" w:author="没感情的打工人" w:date="2022-11-07T11:56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出来！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【婆婆和陈颂从屋中出来，看到这场面，陈颂躲到婆婆后面】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婆婆怕：你们……你们怎么找来了？（看到顾晓月，由惧转怒）顾晓月， 是你故意把他们放进来的吧？！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顾晓月：妈，我拦</w:t>
      </w:r>
      <w:ins w:id="57" w:author="没感情的打工人" w:date="2022-11-07T12:00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住他们</w:t>
      </w:r>
      <w:ins w:id="58" w:author="没感情的打工人" w:date="2022-11-07T12:00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【模样憔悴，委屈】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陈乐乐害怕：妈妈，这些叔叔是谁啊？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婆婆对着债主：各位爷，钱呢我们现在没有，不过要人呢可以把这孩子带走！【把陈乐乐往领头的男人怀里一推】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顾晓月：妈！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债主推开陈乐乐：我要一破小孩干什么（看顾晓月，淫荡笑）这娘们倒是长得不错（伸手去摸顾晓月）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59" w:author="没感情的打工人" w:date="2022-11-07T13:37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害怕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躲开，求救般看陈颂</w:t>
      </w:r>
      <w:ins w:id="60" w:author="没感情的打工人" w:date="2022-11-07T13:37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61" w:author="没感情的打工人" w:date="2022-11-07T13:37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</w:t>
        </w:r>
      </w:ins>
      <w:ins w:id="62" w:author="没感情的打工人" w:date="2022-11-07T13:37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ins w:id="63" w:author="没感情的打工人" w:date="2022-11-07T13:37:51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陈颂无视顾晓月，对债主：现在</w:t>
      </w:r>
      <w:ins w:id="64" w:author="没感情的打工人" w:date="2022-11-07T13:37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手头紧</w:t>
        </w:r>
      </w:ins>
      <w:ins w:id="65" w:author="没感情的打工人" w:date="2022-11-07T13:37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实在不行</w:t>
      </w:r>
      <w:ins w:id="66" w:author="没感情的打工人" w:date="2022-11-07T13:37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先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把她抵押给你们</w:t>
      </w:r>
      <w:ins w:id="67" w:author="没感情的打工人" w:date="2022-11-07T13:37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pStyle w:val="4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68" w:author="没感情的打工人" w:date="2022-11-07T13:38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震惊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，抓住陈颂的胳膊：我是你妻子啊，而且我月底就能拿出那一千万！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债主摸着下巴笑：哈哈哈哈一千万，</w:t>
      </w:r>
      <w:ins w:id="69" w:author="没感情的打工人" w:date="2022-11-07T13:39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小娘们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挺会开玩笑啊，这样吧，陪爷我一晚，爷给你五十万！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70" w:author="没感情的打工人" w:date="2022-11-07T13:40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债主对</w:t>
        </w:r>
      </w:ins>
      <w:ins w:id="71" w:author="没感情的打工人" w:date="2022-11-07T13:40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身后的</w:t>
        </w:r>
      </w:ins>
      <w:ins w:id="72" w:author="没感情的打工人" w:date="2022-11-07T13:40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同伴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挥手</w:t>
      </w:r>
      <w:ins w:id="73" w:author="没感情的打工人" w:date="2022-11-07T13:40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74" w:author="没感情的打工人" w:date="2022-11-07T13:40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带她走</w:t>
        </w:r>
      </w:ins>
      <w:ins w:id="75" w:author="没感情的打工人" w:date="2022-11-07T13:40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陈乐乐哭：你们不能带走妈妈！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【陈乐乐想去抓顾晓月手，被婆婆拉扯回来】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顾晓月转身跪下：大哥</w:t>
      </w:r>
      <w:ins w:id="76" w:author="没感情的打工人" w:date="2022-11-07T13:40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77" w:author="没感情的打工人" w:date="2022-11-07T13:40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求求你们了，能不能再宽限几日，我真</w:t>
      </w:r>
      <w:ins w:id="78" w:author="没感情的打工人" w:date="2022-11-07T13:41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有钱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债主： 我看你</w:t>
      </w:r>
      <w:ins w:id="79" w:author="没感情的打工人" w:date="2022-11-07T13:41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是</w:t>
        </w:r>
      </w:ins>
      <w:ins w:id="80" w:author="没感情的打工人" w:date="2022-11-07T13:41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真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有病</w:t>
      </w:r>
      <w:ins w:id="81" w:author="没感情的打工人" w:date="2022-11-07T13:41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  <w:ins w:id="82" w:author="没感情的打工人" w:date="2022-11-07T13:42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83" w:author="没感情的打工人" w:date="2022-11-07T13:42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不走</w:t>
        </w:r>
      </w:ins>
      <w:ins w:id="84" w:author="没感情的打工人" w:date="2022-11-07T13:42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85" w:author="没感情的打工人" w:date="2022-11-07T13:42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砸</w:t>
        </w:r>
      </w:ins>
      <w:ins w:id="86" w:author="没感情的打工人" w:date="2022-11-07T13:42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ins w:id="87" w:author="没感情的打工人" w:date="2022-11-07T13:42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这里</w:t>
        </w:r>
      </w:ins>
      <w:ins w:id="88" w:author="没感情的打工人" w:date="2022-11-07T13:42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顾晓月想起什么：等等！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 卧室内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【顾晓月急忙翻找自己藏在衣柜里的盒子</w:t>
      </w:r>
      <w:ins w:id="89" w:author="没感情的打工人" w:date="2022-11-07T13:43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90" w:author="没感情的打工人" w:date="2022-11-07T13:43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找到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挂着玉坠的链子】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第三场 陈家客厅门口 日</w:t>
      </w:r>
    </w:p>
    <w:p>
      <w:pPr>
        <w:rPr>
          <w:ins w:id="91" w:author="没感情的打工人" w:date="2022-11-07T13:44:34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顾晓月：大哥，这链子你们先拿回去，</w:t>
      </w:r>
      <w:ins w:id="92" w:author="没感情的打工人" w:date="2022-11-07T13:44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等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下周我们</w:t>
      </w:r>
      <w:ins w:id="93" w:author="没感情的打工人" w:date="2022-11-07T13:44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一定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拿钱出来。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【债主打量手中的货，</w:t>
      </w:r>
      <w:ins w:id="94" w:author="没感情的打工人" w:date="2022-11-07T13:44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掂量掂量</w:t>
        </w:r>
      </w:ins>
      <w:ins w:id="95" w:author="没感情的打工人" w:date="2022-11-07T13:44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96" w:author="没感情的打工人" w:date="2022-11-07T13:44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满意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债主：品相不错，行！这次先放过你们，走了兄弟们！【带人出门】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顾晓月松口气，转头对陈乐乐：乐乐没事吧？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婆婆突然给了顾晓月一巴掌：说！哪来那么值钱的链子？！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第七集：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第一场：陈家客厅 日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顾晓月：妈，这是我母亲留给我的……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婆婆：我呸！从没你提过什么家人，现在冒出个妈，唬谁呢？我看啊八成是奸夫送的！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陈颂怒，掐着顾晓月脖子：你</w:t>
      </w:r>
      <w:ins w:id="97" w:author="没感情的打工人" w:date="2022-11-07T13:46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给我</w:t>
        </w:r>
      </w:ins>
      <w:ins w:id="98" w:author="没感情的打工人" w:date="2022-11-07T13:46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戴绿帽</w:t>
        </w:r>
      </w:ins>
      <w:ins w:id="99" w:author="没感情的打工人" w:date="2022-11-07T13:46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ins w:id="100" w:author="没感情的打工人" w:date="2022-11-07T13:46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顾晓月拍打陈颂的手：老公……我没有……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陈乐乐去敲陈颂的腿：爸爸坏，放开妈妈……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陈颂哼一声，放开手：谅你也不敢。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【陈颂用腿怼开陈乐乐】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陈颂：小白眼狼！滚！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【顾晓月赶紧去抱住陈乐乐】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婆婆不耐烦摆手：行了，大的小的都别</w:t>
      </w:r>
      <w:ins w:id="101" w:author="没感情的打工人" w:date="2022-11-07T13:49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哭丧</w:t>
        </w:r>
      </w:ins>
      <w:ins w:id="102" w:author="没感情的打工人" w:date="2022-11-07T13:50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着</w:t>
        </w:r>
      </w:ins>
      <w:ins w:id="103" w:author="没感情的打工人" w:date="2022-11-07T13:50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脸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，赶紧做饭去，一会有贵客要来，我去买点水果。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【婆婆离开，顾晓月摸着脖子，向厨房走去。】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【王婧从门外扭着臀部进来，陈颂眼睛一亮】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陈颂推陈乐乐：听话，去房间自己玩去。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【陈乐乐离开，王婧和陈颂对视暧昧笑】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王婧：这你孩子？还挺可爱。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陈颂：可爱什么，闹腾得要死。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王婧递过盒子：哪，看看我给你挑的礼物。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陈颂接过盒子，拿出领带，眼睛一亮：国际设计师的新款！王小姐你破费了。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王婧抽走领带：诶说什么见外的话，我给你带上？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【王婧给陈颂套上领带，稍微拉动，两人距离缩短，几乎要贴脸。陈颂一把握住王婧的手，看向厨房。】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陈颂低声：我老婆在呢。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王婧笑，把陈颂推到沙发上，坐到他腿上，凑近他耳边：那不是更刺激？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【陈颂忍不住，一把抱住王婧。】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顾晓月从厨房走出来：老公，我差点忘了这个（扬扬手里的领带礼盒）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【看到眼前一幕，顾晓月睁大眼】</w:t>
      </w:r>
    </w:p>
    <w:p>
      <w:pPr>
        <w:rPr>
          <w:ins w:id="104" w:author="没感情的打工人" w:date="2022-11-07T14:35:28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rPr>
          <w:ins w:id="105" w:author="没感情的打工人" w:date="2022-11-07T14:35:47Z"/>
          <w:rFonts w:hint="eastAsia" w:asciiTheme="minorHAnsi" w:hAnsiTheme="minorHAnsi" w:cstheme="minorBidi"/>
          <w:b/>
          <w:bCs w:val="0"/>
          <w:sz w:val="28"/>
          <w:szCs w:val="28"/>
          <w:highlight w:val="none"/>
          <w:lang w:val="en-US" w:eastAsia="zh-CN"/>
        </w:rPr>
      </w:pPr>
      <w:ins w:id="106" w:author="没感情的打工人" w:date="2022-11-07T14:35:45Z">
        <w:r>
          <w:rPr>
            <w:rFonts w:hint="eastAsia" w:asciiTheme="minorHAnsi" w:hAnsiTheme="minorHAnsi" w:cstheme="minorBidi"/>
            <w:b/>
            <w:bCs w:val="0"/>
            <w:sz w:val="28"/>
            <w:szCs w:val="28"/>
            <w:highlight w:val="none"/>
            <w:lang w:val="en-US" w:eastAsia="zh-CN"/>
          </w:rPr>
          <w:t>第</w:t>
        </w:r>
      </w:ins>
      <w:r>
        <w:rPr>
          <w:rFonts w:hint="eastAsia" w:cstheme="minorBidi"/>
          <w:b/>
          <w:bCs w:val="0"/>
          <w:sz w:val="28"/>
          <w:szCs w:val="28"/>
          <w:highlight w:val="none"/>
          <w:lang w:val="en-US" w:eastAsia="zh-CN"/>
        </w:rPr>
        <w:t>八</w:t>
      </w:r>
      <w:ins w:id="107" w:author="没感情的打工人" w:date="2022-11-07T14:35:45Z">
        <w:r>
          <w:rPr>
            <w:rFonts w:hint="eastAsia" w:asciiTheme="minorHAnsi" w:hAnsiTheme="minorHAnsi" w:cstheme="minorBidi"/>
            <w:b/>
            <w:bCs w:val="0"/>
            <w:sz w:val="28"/>
            <w:szCs w:val="28"/>
            <w:highlight w:val="none"/>
            <w:lang w:val="en-US" w:eastAsia="zh-CN"/>
          </w:rPr>
          <w:t>集</w:t>
        </w:r>
      </w:ins>
    </w:p>
    <w:p>
      <w:pPr>
        <w:rPr>
          <w:ins w:id="108" w:author="没感情的打工人" w:date="2022-11-07T14:35:48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第一场：陈家客厅 日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顾晓月：你们干什么？！</w:t>
      </w:r>
    </w:p>
    <w:p>
      <w:pPr>
        <w:rPr>
          <w:ins w:id="109" w:author="没感情的打工人" w:date="2022-11-07T14:00:54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</w:t>
      </w:r>
      <w:ins w:id="110" w:author="没感情的打工人" w:date="2022-11-07T14:00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不紧不慢</w:t>
        </w:r>
      </w:ins>
      <w:ins w:id="111" w:author="没感情的打工人" w:date="2022-11-07T14:0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地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从陈颂腿上下来，坐在旁边端起茶水】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顾晓月悲愤：陈颂，你对得起我吗？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陈颂：又来了，我和人王小姐在聊投资的事呢。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顾晓月：聊工作有必要搂搂抱抱吗？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王婧：诶呀，是我冒失了，你老婆既然不欢迎我，那我先走了（看陈颂）投资的事再说吧。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陈颂：王小姐，你听她的干嘛，一个整天洗碗拖地的女人懂什么？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王婧站起身，理理裙子：可她毕竟是你老婆，女主人不欢迎我，我也不好意思待下去了（摸陈颂的胸口）这领带你戴着真合适，今天我算没白来。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顾晓月：我老公还轮不到别的女人送礼物，拿走你的东西！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陈颂愤怒，转身给了顾晓月一巴掌：你知道这领带多少钱吗？你这女人就是干活干傻了，只知道嫉妒！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顾晓月捂住脸，拿出礼盒：我也可以给你送啊……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王婧：诶，我不想伤你自尊的，但我那条和你地摊上买的领带可不一样，那是价值上万的设计师款啊。我也是为你老公好，男人是需要点奢侈品装点门面的。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陈颂拍掉那个礼盒：顾晓月，现在给王小姐道歉！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顾晓月倔强：我没错，我不会道歉的！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陈颂：你——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王婧：你们夫妻别为我伤了和气呀，我这就走（提起包包作势要走）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【这时，婆婆提着袋子回来】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婆婆提着袋子回来：该走的人不是你。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婆婆看向顾晓月：该走的是你这个祸害！王小姐是我请来的，是陈家的贵客。（把提着的袋子扔向顾晓月）不想滚出家门就去把水果切了。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【顾晓月接过拿着袋子，伤心离开】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婆婆看着顾晓月背影：呸丧门星一个！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陈颂谄媚笑，对王婧：对不起让你看笑话了，王小姐快请坐。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婆婆捡起盒子，打开：整天乱花钱买一堆垃圾……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【王婧看到盒子里的领带，震惊抢过】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王婧：肖恩的最新设计，全球限量款，有价无市，这……（看向陈颂）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陈颂诧异：难道晓月……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【三人一起看向厨房】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第九集：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第一场：陈家饭厅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【婆婆、陈颂、王婧，乐乐围坐饭桌，顾晓月把菜端上来。顾晓月解开围裙，刚坐下，婆婆就把领带扔在桌上】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婆婆：老实交代，什么情况？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顾晓月语气有些冷：这是我给陈颂的礼物。谁知道他不要。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陈颂：还跟我生气了？这是我要不要的问题吗？你哪来的钱？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顾晓月有些寒心：没花你的钱就对了。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陈颂怒，拍桌而起：你——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婆婆拉住陈颂：王小姐还在呢，别让人看了笑话啊。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王婧若有所思：伯母客气了。这领带市面上很多仿款，依我看，说不定这个也是呢。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婆婆：我觉得王小姐说得有道理（拿起领带，扔饭桌旁的垃圾桶）快趁热吃饭吧。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【陈乐乐刚要夹起面前的一盘排骨，婆婆眼疾手快，把排骨移到王婧和陈颂面前，陈乐乐一脸失落】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顾晓月夹起青菜到陈乐乐碗里：乐乐多吃菜，身体才健康。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王婧：这排骨不错，晓月你手艺很好啊，都快赶上我们家保姆了。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陈颂：她也就只能做做家务了，哪能和王小姐你比啊，年纪轻轻就谈下和顾氏的合作。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顾晓月：顾氏？全市第一的服饰集团？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王婧骄傲：是啊，没想到你一个家庭主妇也会知道，那比大单子流水上亿呢。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婆婆：王小姐真是才貌双全啊。（斜眼看顾晓月）哪像有些人啊，家里吃闲饭。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王婧：不然这样吧，我公司缺个做饭阿姨，我开后门让晓月进去，工资呢一月有3000。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陈颂：王小姐费心了，晓月，快谢谢人家。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顾晓月放下筷子：不用了，我不需要！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婆婆：诶反了你——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顾晓月站起来：我去看看汤熬好没有。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婆婆看着顾晓月背影：啧啧啧，本事小脾气大。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王婧看陈乐乐：这么多年了，你家就一个女孩吗？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婆婆：说起这个我就来气，肚子不争气还不愿意努力，早晚得给她赶出去！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王婧笑：上学时就是个书呆子，现在结婚了也这样。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婆婆：是啊，也就我儿子善良娶了她，不然都没人要哈哈哈</w:t>
      </w:r>
    </w:p>
    <w:p>
      <w:pPr>
        <w:rPr>
          <w:ins w:id="112" w:author="没感情的打工人" w:date="2022-11-07T14:34:0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</w:t>
      </w:r>
      <w:ins w:id="113" w:author="没感情的打工人" w:date="2022-11-07T14:32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大家</w:t>
        </w:r>
      </w:ins>
      <w:ins w:id="114" w:author="没感情的打工人" w:date="2022-11-07T14:33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哄堂大笑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115" w:author="没感情的打工人" w:date="2022-11-07T14:34:13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二</w:t>
      </w:r>
      <w:ins w:id="116" w:author="没感情的打工人" w:date="2022-11-07T14:34:13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 厨房 日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【顾晓月听着远处传来的笑声，拳头握紧，红着眼眶拨了电话】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顾晓月：宋管家，我可以回顾氏主持大局，但</w:t>
      </w:r>
      <w:ins w:id="117" w:author="没感情的打工人" w:date="2022-11-07T14:10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条件</w:t>
        </w:r>
      </w:ins>
      <w:ins w:id="118" w:author="没感情的打工人" w:date="2022-11-07T14:10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是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让顾氏终止与王婧的一切合作，我要夺回我的一切，保护我的家庭、我的孩子</w:t>
      </w:r>
      <w:ins w:id="119" w:author="没感情的打工人" w:date="2022-11-07T16:48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ins w:id="120" w:author="没感情的打工人" w:date="2022-11-07T14:36:00Z"/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第十集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王婧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第一场：陈家饭厅 日</w:t>
      </w:r>
    </w:p>
    <w:p>
      <w:pPr>
        <w:rPr>
          <w:ins w:id="121" w:author="没感情的打工人" w:date="2022-11-07T14:36:3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【餐桌上手机声叮铃响起，</w:t>
      </w:r>
      <w:ins w:id="122" w:author="没感情的打工人" w:date="2022-11-07T14:36:2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看</w:t>
        </w:r>
      </w:ins>
      <w:ins w:id="123" w:author="没感情的打工人" w:date="2022-11-07T14:36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到</w:t>
        </w:r>
      </w:ins>
      <w:ins w:id="124" w:author="没感情的打工人" w:date="2022-11-07T14:36:3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来电显示，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王婧得意】</w:t>
      </w:r>
    </w:p>
    <w:p>
      <w:pPr>
        <w:rPr>
          <w:ins w:id="125" w:author="没感情的打工人" w:date="2022-11-07T14:38:17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王婧：不好意思，我接个电话，是顾氏集团的来电。</w:t>
      </w:r>
    </w:p>
    <w:p>
      <w:pPr>
        <w:rPr>
          <w:ins w:id="126" w:author="没感情的打工人" w:date="2022-11-07T14:38:22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【陈颂和婆婆眼睛一亮，盯着王婧看】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127" w:author="没感情的打工人" w:date="2022-11-07T14:37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笑着</w:t>
        </w:r>
      </w:ins>
      <w:ins w:id="128" w:author="没感情的打工人" w:date="2022-11-07T14:38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接</w:t>
        </w:r>
      </w:ins>
      <w:ins w:id="129" w:author="没感情的打工人" w:date="2022-11-07T14:38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起</w:t>
        </w:r>
      </w:ins>
      <w:ins w:id="130" w:author="没感情的打工人" w:date="2022-11-07T14:38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电话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：喂</w:t>
      </w:r>
      <w:ins w:id="131" w:author="没感情的打工人" w:date="2022-11-07T14:38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132" w:author="没感情的打工人" w:date="2022-11-07T14:38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您好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……什么？！</w:t>
      </w:r>
    </w:p>
    <w:p>
      <w:pPr>
        <w:rPr>
          <w:ins w:id="133" w:author="没感情的打工人" w:date="2022-11-07T14:39:03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【王婧惊诧</w:t>
      </w:r>
      <w:ins w:id="134" w:author="没感情的打工人" w:date="2022-11-07T14:38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135" w:author="没感情的打工人" w:date="2022-11-07T14:38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没来得及</w:t>
        </w:r>
      </w:ins>
      <w:ins w:id="136" w:author="没感情的打工人" w:date="2022-11-07T14:38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问</w:t>
        </w:r>
      </w:ins>
      <w:ins w:id="137" w:author="没感情的打工人" w:date="2022-11-07T14:38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电话被挂断】</w:t>
      </w:r>
    </w:p>
    <w:p>
      <w:pPr>
        <w:rPr>
          <w:ins w:id="138" w:author="没感情的打工人" w:date="2022-11-07T14:39:19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139" w:author="没感情的打工人" w:date="2022-11-07T14:39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ins w:id="140" w:author="没感情的打工人" w:date="2022-11-07T14:39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41" w:author="没感情的打工人" w:date="2022-11-07T14:39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什么</w:t>
        </w:r>
      </w:ins>
      <w:ins w:id="142" w:author="没感情的打工人" w:date="2022-11-07T14:39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好事呀</w:t>
        </w:r>
      </w:ins>
      <w:ins w:id="143" w:author="没感情的打工人" w:date="2022-11-07T14:39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144" w:author="没感情的打工人" w:date="2022-11-07T14:39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尴尬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的笑了笑</w:t>
      </w:r>
      <w:ins w:id="145" w:author="没感情的打工人" w:date="2022-11-07T14:39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46" w:author="没感情的打工人" w:date="2022-11-07T14:39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哦，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顾氏说要加大投资。</w:t>
      </w:r>
    </w:p>
    <w:p>
      <w:pPr>
        <w:rPr>
          <w:ins w:id="147" w:author="没感情的打工人" w:date="2022-11-07T14:40:57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148" w:author="没感情的打工人" w:date="2022-11-07T14:40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149" w:author="没感情的打工人" w:date="2022-11-07T14:40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端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水果</w:t>
      </w:r>
      <w:ins w:id="150" w:author="没感情的打工人" w:date="2022-11-07T14:40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出来</w:t>
        </w:r>
      </w:ins>
      <w:ins w:id="151" w:author="没感情的打工人" w:date="2022-11-07T14:40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闻言笑出声</w:t>
      </w:r>
      <w:ins w:id="152" w:author="没感情的打工人" w:date="2022-11-07T14:40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153" w:author="没感情的打工人" w:date="2022-11-07T14:40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（拍桌愤怒）</w:t>
      </w:r>
      <w:ins w:id="154" w:author="没感情的打工人" w:date="2022-11-07T14:40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55" w:author="没感情的打工人" w:date="2022-11-07T14:41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156" w:author="没感情的打工人" w:date="2022-11-07T14:41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笑什么！</w:t>
        </w:r>
      </w:ins>
      <w:ins w:id="157" w:author="没感情的打工人" w:date="2022-11-07T14:42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</w:t>
      </w:r>
      <w:ins w:id="158" w:author="没感情的打工人" w:date="2022-11-07T14:42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小姐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有本事让顾氏多投钱</w:t>
      </w:r>
      <w:ins w:id="159" w:author="没感情的打工人" w:date="2022-11-07T14:42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160" w:author="没感情的打工人" w:date="2022-11-07T14:42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161" w:author="没感情的打工人" w:date="2022-11-07T14:43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呢，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一大一小（瞪着陈乐乐）成天懒在家！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162" w:author="没感情的打工人" w:date="2022-11-07T14:43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尴尬笑</w:t>
        </w:r>
      </w:ins>
      <w:ins w:id="163" w:author="没感情的打工人" w:date="2022-11-07T14:43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64" w:author="没感情的打工人" w:date="2022-11-07T14:43:3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165" w:author="没感情的打工人" w:date="2022-11-07T14:43:3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先走</w:t>
        </w:r>
      </w:ins>
      <w:ins w:id="166" w:author="没感情的打工人" w:date="2022-11-07T14:43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了，</w:t>
        </w:r>
      </w:ins>
      <w:ins w:id="167" w:author="没感情的打工人" w:date="2022-11-07T14:43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有些</w:t>
        </w:r>
      </w:ins>
      <w:ins w:id="168" w:author="没感情的打工人" w:date="2022-11-07T14:43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合作</w:t>
        </w:r>
      </w:ins>
      <w:ins w:id="169" w:author="没感情的打工人" w:date="2022-11-07T14:43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上的</w:t>
        </w:r>
      </w:ins>
      <w:ins w:id="170" w:author="没感情的打工人" w:date="2022-11-07T14:43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事</w:t>
        </w:r>
      </w:ins>
      <w:ins w:id="171" w:author="没感情的打工人" w:date="2022-11-07T14:43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需要和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顾氏</w:t>
      </w:r>
      <w:ins w:id="172" w:author="没感情的打工人" w:date="2022-11-07T14:43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那边</w:t>
        </w:r>
      </w:ins>
      <w:ins w:id="173" w:author="没感情的打工人" w:date="2022-11-07T16:52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对</w:t>
        </w:r>
      </w:ins>
      <w:ins w:id="174" w:author="没感情的打工人" w:date="2022-11-07T14:43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一下。</w:t>
        </w:r>
      </w:ins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陈颂也跟着站起来：王小姐我送你。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【陈颂和王婧离开】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婆婆对顾晓月：收桌子吧。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顾晓月：妈，乐乐还在吃呢。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婆婆：吃什么吃！客人在时也不知道喊人，就知道吃，饿死鬼投胎吗？！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陈乐乐抬头：妈妈，我饱了，我和你一起洗碗。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顾晓月感动，摸陈乐乐头：乐乐乖</w:t>
      </w:r>
    </w:p>
    <w:p>
      <w:pPr>
        <w:rPr>
          <w:ins w:id="175" w:author="没感情的打工人" w:date="2022-11-07T14:44:10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顾晓月os：为了乐乐，我会守住这个家庭的。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【婆婆不屑】</w:t>
      </w:r>
    </w:p>
    <w:p>
      <w:pPr>
        <w:rPr>
          <w:ins w:id="176" w:author="没感情的打工人" w:date="2022-11-07T14:50:37Z"/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177" w:author="没感情的打工人" w:date="2022-11-07T14:47:57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二</w:t>
      </w:r>
      <w:ins w:id="178" w:author="没感情的打工人" w:date="2022-11-07T14:47:58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</w:t>
        </w:r>
      </w:ins>
      <w:ins w:id="179" w:author="没感情的打工人" w:date="2022-11-07T14:47:5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办公室内</w:t>
      </w:r>
      <w:ins w:id="180" w:author="没感情的打工人" w:date="2022-11-07T14:48:11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日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【王婧一怒之下扫掉桌上所有的文件。</w:t>
      </w:r>
      <w:ins w:id="181" w:author="没感情的打工人" w:date="2022-11-07T14:50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王婧阴恻恻看助理：顾氏集团坚持换掉我们？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助理小心翼翼：是……是的，好像是新总裁拍板的。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王婧：难道顾家的大小姐上任了？（皱眉深思）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助理：听说下周顾氏会公开招标新伙伴，新总裁也会现身。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  <w:t>王婧眯眼：这么说我们还有挽回的余地，安排一下，那天我要亲自过去。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第三场：家里客厅 日</w:t>
      </w:r>
    </w:p>
    <w:p>
      <w:pPr>
        <w:rPr>
          <w:ins w:id="182" w:author="没感情的打工人" w:date="2022-11-07T15:50:21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【陈颂颓废</w:t>
      </w:r>
      <w:ins w:id="183" w:author="没感情的打工人" w:date="2022-11-07T15:50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地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躺在沙发里刷抖音，顾晓月</w:t>
      </w:r>
      <w:ins w:id="184" w:author="没感情的打工人" w:date="2022-11-07T15:50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拖地</w:t>
        </w:r>
      </w:ins>
      <w:ins w:id="185" w:author="没感情的打工人" w:date="2022-11-07T15:50:2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ins w:id="186" w:author="没感情的打工人" w:date="2022-11-07T15:50:38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187" w:author="没感情的打工人" w:date="2022-11-07T15:50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88" w:author="没感情的打工人" w:date="2022-11-07T15:50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老公，你</w:t>
        </w:r>
      </w:ins>
      <w:ins w:id="189" w:author="没感情的打工人" w:date="2022-11-07T15:50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不去上班</w:t>
        </w:r>
      </w:ins>
      <w:ins w:id="190" w:author="没感情的打工人" w:date="2022-11-07T15:50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吗？</w:t>
        </w:r>
      </w:ins>
    </w:p>
    <w:p>
      <w:pPr>
        <w:rPr>
          <w:ins w:id="191" w:author="没感情的打工人" w:date="2022-11-07T15:51:40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192" w:author="没感情的打工人" w:date="2022-11-07T15:50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193" w:author="没感情的打工人" w:date="2022-11-07T15:50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上</w:t>
        </w:r>
      </w:ins>
      <w:ins w:id="194" w:author="没感情的打工人" w:date="2022-11-07T15:50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个</w:t>
        </w:r>
      </w:ins>
      <w:ins w:id="195" w:author="没感情的打工人" w:date="2022-11-07T15:51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屁</w:t>
        </w:r>
      </w:ins>
      <w:ins w:id="196" w:author="没感情的打工人" w:date="2022-11-07T15:51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班</w:t>
        </w:r>
      </w:ins>
      <w:ins w:id="197" w:author="没感情的打工人" w:date="2022-11-07T15:51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198" w:author="没感情的打工人" w:date="2022-11-07T15:51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说好的</w:t>
        </w:r>
      </w:ins>
      <w:ins w:id="199" w:author="没感情的打工人" w:date="2022-11-07T15:51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投资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突然</w:t>
      </w:r>
      <w:ins w:id="200" w:author="没感情的打工人" w:date="2022-11-07T15:51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没</w:t>
        </w:r>
      </w:ins>
      <w:ins w:id="201" w:author="没感情的打工人" w:date="2022-11-07T15:51:2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了，</w:t>
        </w:r>
      </w:ins>
      <w:ins w:id="202" w:author="没感情的打工人" w:date="2022-11-07T15:51:3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公司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没救</w:t>
      </w:r>
      <w:ins w:id="203" w:author="没感情的打工人" w:date="2022-11-07T15:51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</w:t>
      </w:r>
      <w:ins w:id="204" w:author="没感情的打工人" w:date="2022-11-07T15:51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欲言又止</w:t>
        </w:r>
      </w:ins>
      <w:ins w:id="205" w:author="没感情的打工人" w:date="2022-11-07T15:52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206" w:author="没感情的打工人" w:date="2022-11-07T15:52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拿</w:t>
        </w:r>
      </w:ins>
      <w:ins w:id="207" w:author="没感情的打工人" w:date="2022-11-07T15:52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</w:t>
        </w:r>
      </w:ins>
      <w:ins w:id="208" w:author="没感情的打工人" w:date="2022-11-07T15:52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口袋的</w:t>
        </w:r>
      </w:ins>
      <w:ins w:id="209" w:author="没感情的打工人" w:date="2022-11-07T15:52:2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顾晓月os：只要解决财务问题，陈颂就会变回原来温柔的模样吧。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【顾晓月拿着电话走远，这时，陈颂接到电话】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陈颂激动，从沙发坐起：什么？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第十一集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盛装打扮的一对夫妻（杨威，杨夫人） 萧景延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第一场：陈家饭厅 日</w:t>
      </w:r>
    </w:p>
    <w:p>
      <w:pPr>
        <w:rPr>
          <w:ins w:id="210" w:author="没感情的打工人" w:date="2022-11-07T15:55:50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</w:t>
      </w:r>
      <w:ins w:id="211" w:author="没感情的打工人" w:date="2022-11-07T15:54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ins w:id="212" w:author="没感情的打工人" w:date="2022-11-07T15:5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听到声音</w:t>
        </w:r>
      </w:ins>
      <w:ins w:id="213" w:author="没感情的打工人" w:date="2022-11-07T15:54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出来</w:t>
        </w:r>
      </w:ins>
      <w:ins w:id="214" w:author="没感情的打工人" w:date="2022-11-07T15:54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215" w:author="没感情的打工人" w:date="2022-11-07T15:55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婆婆</w:t>
        </w:r>
      </w:ins>
      <w:ins w:id="216" w:author="没感情的打工人" w:date="2022-11-07T15:55:5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217" w:author="没感情的打工人" w:date="2022-11-07T15:55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怎么了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？</w:t>
      </w:r>
    </w:p>
    <w:p>
      <w:pPr>
        <w:rPr>
          <w:ins w:id="218" w:author="没感情的打工人" w:date="2022-11-07T15:57:0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陈颂：妈，顾氏主动发来宴会请柬</w:t>
      </w:r>
      <w:ins w:id="219" w:author="没感情的打工人" w:date="2022-11-07T15:56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公司有救了，我要翻身了</w:t>
      </w:r>
      <w:ins w:id="220" w:author="没感情的打工人" w:date="2022-11-07T15:55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婆婆：我儿子真棒！【两人拥抱在一起】</w:t>
      </w:r>
    </w:p>
    <w:p>
      <w:pPr>
        <w:rPr>
          <w:ins w:id="221" w:author="没感情的打工人" w:date="2022-11-07T15:58:09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顾晓月走</w:t>
      </w:r>
      <w:ins w:id="222" w:author="没感情的打工人" w:date="2022-11-07T15:57:5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出来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</w:t>
      </w:r>
      <w:ins w:id="223" w:author="没感情的打工人" w:date="2022-11-07T15:58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</w:t>
        </w:r>
      </w:ins>
      <w:ins w:id="224" w:author="没感情的打工人" w:date="2022-11-07T15:58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我就知道你肯定可以！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225" w:author="没感情的打工人" w:date="2022-11-07T15:59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冷淡</w:t>
        </w:r>
      </w:ins>
      <w:ins w:id="226" w:author="没感情的打工人" w:date="2022-11-07T15:58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别马后炮了，说好的一千万一个影没有，到头来还得靠我自己</w:t>
      </w:r>
      <w:ins w:id="227" w:author="没感情的打工人" w:date="2022-11-07T15:58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顾晓月抬头：其实是我……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婆婆过来拉开顾晓月：叽叽歪歪的，地拖完了吗？！</w:t>
      </w:r>
      <w:ins w:id="228" w:author="没感情的打工人" w:date="2022-11-07T14:59:0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拉住陈颂</w:t>
      </w:r>
      <w:ins w:id="229" w:author="没感情的打工人" w:date="2022-11-07T14:59:0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儿子，妈还没参加过大企业的晚会呢，你带妈去见见世面吧。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陈颂得意：放心，你儿子有请柬，想带谁带谁。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【顾晓月拖地，闻言欲言又止】</w:t>
      </w:r>
    </w:p>
    <w:p>
      <w:pPr>
        <w:rPr>
          <w:ins w:id="230" w:author="没感情的打工人" w:date="2022-11-07T15:49:24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231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第二场</w:t>
        </w:r>
      </w:ins>
      <w:ins w:id="232" w:author="没感情的打工人" w:date="2022-11-07T15:49:2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宴会酒店门外</w:t>
      </w:r>
      <w:ins w:id="233" w:author="没感情的打工人" w:date="2022-11-07T15:49:3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夜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【陈颂、婆婆盛装打扮来到酒店门口】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陈颂往后看看：要不是我待会要喝酒，没人开车，真不想让晓月跟来丢人。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婆婆：那赶紧进去，等她停好车后过来就坏事了！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【婆婆抢过请柬，递给保安，两人匆匆进去】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【顾晓月穿着普通赶来，左右环顾】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顾晓月：他们人呢？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【顾晓月要进去，被保安拦住】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保安：没带请柬不得入内，没穿正装不得入内。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顾晓月：我是……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贵客（女）：啧啧啧现在的女孩不得了，知道今晚这全是富豪，存了心来钓凯子，也不看看自己什么身份打扮就要硬闯。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贵客（男）：哈哈哈也有可能是来端盘子赚小费的。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贵客（女）：这顾氏的晚会，不是什么底层穷鬼都可以来打工的，（捂住鼻子）堵门口都嫌难看，保安，赶走！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顾晓月：请你们放尊重点！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保安：尊重是对进得去的贵客，你算什么，快滚！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【保安上前推搡顾晓月，顾晓月没站稳往后倒】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顾晓月：啊——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【这时，后面伸出一双手，西装革履的男人接住顾晓月，两人对视】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第十二集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人物：</w:t>
      </w:r>
      <w:r>
        <w:rPr>
          <w:rFonts w:hint="eastAsia"/>
          <w:b/>
          <w:bCs/>
          <w:sz w:val="24"/>
          <w:szCs w:val="24"/>
          <w:lang w:val="en-US" w:eastAsia="zh-CN"/>
        </w:rPr>
        <w:t>顾晓月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李</w:t>
      </w:r>
      <w:r>
        <w:rPr>
          <w:rFonts w:hint="eastAsia"/>
          <w:b/>
          <w:bCs/>
          <w:sz w:val="24"/>
          <w:szCs w:val="24"/>
          <w:lang w:eastAsia="zh-CN"/>
        </w:rPr>
        <w:t xml:space="preserve">蓉 </w:t>
      </w:r>
      <w:r>
        <w:rPr>
          <w:rFonts w:hint="eastAsia"/>
          <w:b/>
          <w:bCs/>
          <w:sz w:val="24"/>
          <w:szCs w:val="24"/>
          <w:lang w:val="en-US" w:eastAsia="zh-CN"/>
        </w:rPr>
        <w:t>陈颂 陈乐乐 盛装打扮的一对夫妻（杨威，杨夫人） 萧景延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第一场：宴会酒店门口 夜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萧景延认出顾晓月，惊喜：你是—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顾晓月挣脱站直：谢谢你先生。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保安点头哈腰：萧先生您来了，快请！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萧景延：刚怎么了？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贵宾女：有个不自量力的穷鬼想硬闯，我及时让保安给拦住了。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保安指着顾晓月：对对对，就是这个打扮穷酸的女人！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萧景延整理袖口：她是我今晚的女伴（抬眼）你们谁想拦她？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顾晓月诧异看萧景延os:这人为什么要帮我？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杨夫人：怎么可能？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萧景延：怎么不可能，在我看来，她比你漂亮得体，更适合这个宴会。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杨夫人：你！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杨威给了杨夫人一巴掌：吵嚷嚷什么？进去了！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【杨威拉着一脸懵逼的夫人离开】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保安对顾晓月弯腰：对不起，您请进！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【顾晓月进去，萧景延看着她背影，意味深长笑】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第二场：酒店宴会厅 夜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【宾客们觥筹交错，陈颂，婆婆，王婧等几人围着宋芸。】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杨夫人委屈：老公你为什么打我？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杨威生气：你这个蠢货！刚才那男人是萧家的大公子！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杨夫人震惊：和顾氏大小姐有婚约、富可敌国的萧少？那他怎么带别的女人……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杨威怒斥：闭嘴，大人物的事是你我可以讨论的吗？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陈颂端着酒，向宋芸：宋总，我敬你一杯，合作的事麻烦你……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王婧挤开陈颂，走到宋芸面前：宋总，你是顾氏二把手，劳烦帮我引见一下新总裁吧。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【这时，顾晓月进来，她打量四周找陈颂，婆婆推陈颂，让他看顾晓月】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宾客3：这谁啊，一身穷酸也敢进来？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宾客4：是不是打扫卫生的走错楼层了？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陈颂把顾晓月拉到一边，低声训斥：谁让你偷溜进来的？！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顾晓月尴尬：我没有……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王婧轻蔑：顾氏新总裁要看到有这么不入流的人在场，肯定会恼怒吧。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婆婆推顾晓月：离我儿子远点，别连累他！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陈颂：豪门顾家的地盘，你以为菜市场吗，想进就进！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王婧对宋芸:别管上不得台面的女人，宋总，我们继续聊。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宋芸皱眉推开王婧，走向顾晓月：总裁！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【陈颂，婆婆，王婧震惊】</w:t>
      </w:r>
    </w:p>
    <w:p>
      <w:pPr>
        <w:pStyle w:val="2"/>
        <w:bidi w:val="0"/>
        <w:rPr>
          <w:rFonts w:hint="eastAsia"/>
          <w:b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  <w:lang w:val="en-US" w:eastAsia="zh-CN"/>
        </w:rPr>
        <w:t>第</w:t>
      </w:r>
      <w:ins w:id="234" w:author="没感情的打工人" w:date="2022-11-07T15:49:57Z">
        <w:r>
          <w:rPr>
            <w:rFonts w:hint="eastAsia"/>
            <w:b/>
            <w:sz w:val="28"/>
            <w:szCs w:val="28"/>
            <w:highlight w:val="none"/>
            <w:lang w:val="en-US" w:eastAsia="zh-CN"/>
          </w:rPr>
          <w:t>十</w:t>
        </w:r>
      </w:ins>
      <w:r>
        <w:rPr>
          <w:rFonts w:hint="eastAsia"/>
          <w:b/>
          <w:sz w:val="28"/>
          <w:szCs w:val="28"/>
          <w:highlight w:val="none"/>
          <w:lang w:val="en-US" w:eastAsia="zh-CN"/>
        </w:rPr>
        <w:t>三集：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婆婆 陈颂 王婧  宋芸 顾恩雅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235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一</w:t>
      </w:r>
      <w:ins w:id="236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</w:t>
        </w:r>
      </w:ins>
      <w:ins w:id="237" w:author="没感情的打工人" w:date="2022-11-07T15:49:2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宴会厅内</w:t>
      </w:r>
      <w:ins w:id="238" w:author="没感情的打工人" w:date="2022-11-07T15:49:3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夜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婆婆瞪大眼，指着顾晓月：她……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【陈颂、婆婆和王婧面面相觑。顾晓月趁机向宋芸摇头，宋芸叹气。】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宋芸：我们总裁今日不便出面，所有合作事宜由我代办。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【陈颂、婆婆、王婧松口气。】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陈颂讨好笑：那待会有劳宋总了。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婆婆拍胸脯：吓死我，我还以为宋总叫那丧门星呢。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陈颂白眼顾晓月：就她那样也配当总裁？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239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二</w:t>
      </w:r>
      <w:ins w:id="240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</w:t>
        </w:r>
      </w:ins>
      <w:ins w:id="241" w:author="没感情的打工人" w:date="2022-11-07T15:49:2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宴会厅厕所门口</w:t>
      </w:r>
      <w:ins w:id="242" w:author="没感情的打工人" w:date="2022-11-07T15:49:3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夜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【顾晓月从厕所出来，碰到王婧。】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王婧拦住：瞧你这一身打扮，不知道的还以为你来兼职服务员呢，怪不得你老公不带你一起。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顾晓月：请你让一下。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王婧：偷溜进来的吧？你要不求求我，看在老同学的份上，我就不喊保安赶你出去了。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顾晓月：求你？（打量王婧）在顾氏的地盘，你算哪位？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王婧气冲冲：你！你等着被赶出去吧！保安——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【这时，宋芸来到，给了王婧一巴掌。】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宋芸：谁允许你在顾氏的宴会对顾氏的总裁大呼小叫！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王婧捂着脸，瞪大了眼：总，总裁？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宋芸弯腰，对顾晓月：大小姐，让您受惊了。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王婧：不，不可能！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顾晓月：看不起的老同学和家庭主妇是顾家大小姐、顾氏新总裁，这打击是不是很大？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【王婧哆嗦，说不出话】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顾晓月：要不进去洗把脸冷静冷静？</w:t>
      </w:r>
    </w:p>
    <w:p>
      <w:pPr>
        <w:rPr>
          <w:ins w:id="243" w:author="没感情的打工人" w:date="2022-11-07T17:40:4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王婧噗通</w:t>
      </w:r>
      <w:ins w:id="244" w:author="没感情的打工人" w:date="2022-11-07T16:54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跪下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：对不起，之前是我的错，</w:t>
      </w:r>
      <w:ins w:id="245" w:author="没感情的打工人" w:date="2022-11-07T15:45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246" w:author="没感情的打工人" w:date="2022-11-07T15:45:5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不该</w:t>
        </w:r>
      </w:ins>
      <w:ins w:id="247" w:author="没感情的打工人" w:date="2022-11-07T15:45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狗眼看人低</w:t>
        </w:r>
      </w:ins>
      <w:ins w:id="248" w:author="没感情的打工人" w:date="2022-11-07T15:47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ins w:id="249" w:author="没感情的打工人" w:date="2022-11-07T17:43:04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250" w:author="没感情的打工人" w:date="2022-11-07T17:40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起来，我可受不起老同学的跪拜。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251" w:author="没感情的打工人" w:date="2022-11-07T17:43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不，</w:t>
      </w:r>
      <w:ins w:id="252" w:author="没感情的打工人" w:date="2022-11-07T17:43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请你</w:t>
        </w:r>
      </w:ins>
      <w:ins w:id="253" w:author="没感情的打工人" w:date="2022-11-07T17:43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大人有大量</w:t>
        </w:r>
      </w:ins>
      <w:ins w:id="254" w:author="没感情的打工人" w:date="2022-11-07T17:43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原谅我</w:t>
        </w:r>
      </w:ins>
      <w:ins w:id="255" w:author="没感情的打工人" w:date="2022-11-07T17:44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  <w:ins w:id="256" w:author="没感情的打工人" w:date="2022-11-07T15:47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关于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合作，</w:t>
      </w:r>
      <w:ins w:id="257" w:author="没感情的打工人" w:date="2022-11-07T15:46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能不能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再给我一次机会</w:t>
      </w:r>
      <w:ins w:id="258" w:author="没感情的打工人" w:date="2022-11-07T15:46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</w:t>
      </w:r>
      <w:ins w:id="259" w:author="没感情的打工人" w:date="2022-11-07T15:47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合作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？要来顾氏集团当煮饭阿姨吗？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王婧：我……</w:t>
      </w:r>
    </w:p>
    <w:p>
      <w:pPr>
        <w:rPr>
          <w:ins w:id="260" w:author="没感情的打工人" w:date="2022-11-07T15:48:58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顾晓月：我警告你，</w:t>
      </w:r>
      <w:ins w:id="261" w:author="没感情的打工人" w:date="2022-11-07T15:48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如果</w:t>
        </w:r>
      </w:ins>
      <w:ins w:id="262" w:author="没感情的打工人" w:date="2022-11-07T15:48:2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再勾引我老公，破坏我家庭，我</w:t>
      </w:r>
      <w:ins w:id="263" w:author="没感情的打工人" w:date="2022-11-07T15:48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让你王婧身败名裂。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264" w:author="没感情的打工人" w:date="2022-11-07T15:49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顾总</w:t>
      </w:r>
      <w:ins w:id="265" w:author="没感情的打工人" w:date="2022-11-07T15:49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【顾晓月径直离开，宋芸跟上】</w:t>
      </w:r>
    </w:p>
    <w:p>
      <w:pPr>
        <w:rPr>
          <w:ins w:id="266" w:author="没感情的打工人" w:date="2022-11-07T15:49:24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267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三</w:t>
      </w:r>
      <w:ins w:id="268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</w:t>
        </w:r>
      </w:ins>
      <w:ins w:id="269" w:author="没感情的打工人" w:date="2022-11-07T15:49:2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宴会酒店门外</w:t>
      </w:r>
      <w:ins w:id="270" w:author="没感情的打工人" w:date="2022-11-07T15:49:3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夜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【王婧失魂落魄出了大门口，身后突然有人叫住了她】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顾雅恩：王小姐？我们聊聊？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王婧：你是</w:t>
      </w:r>
      <w:ins w:id="271" w:author="没感情的打工人" w:date="2022-11-07T15:49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</w:t>
        </w:r>
      </w:ins>
      <w:ins w:id="272" w:author="没感情的打工人" w:date="2022-11-07T15:49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顾家二小姐？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顾雅恩：是，有个合作想和你聊聊。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第十四集：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婆婆 陈颂  男同学2个 女同学2个 杨威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273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一</w:t>
      </w:r>
      <w:ins w:id="274" w:author="没感情的打工人" w:date="2022-11-07T15:49:2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</w:t>
        </w:r>
      </w:ins>
      <w:ins w:id="275" w:author="没感情的打工人" w:date="2022-11-07T15:49:2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宴会酒店门外</w:t>
      </w:r>
      <w:ins w:id="276" w:author="没感情的打工人" w:date="2022-11-07T15:49:3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夜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【陈颂，婆婆、顾晓月一起出来。】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婆婆高兴：果然是我儿子，刚才那么多大公司在场，顾氏却指定和你合作，真给我长脸啊！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陈颂得意：早知道宋总这么欣赏我，我还找什么王婧，直接去顾氏集团拉投资了。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顾晓月：老公恭喜你。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婆婆回身一巴掌打向顾晓月：还好意思恭喜，你差点坏了我儿子好事！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陈颂：让你等在外面有那么委屈吗？非得跟进来丢我脸！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顾晓月慌张拉住陈颂：对不起……其实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陈颂甩开顾晓月：别废话，开车去。</w:t>
      </w:r>
    </w:p>
    <w:p>
      <w:pPr>
        <w:rPr>
          <w:rFonts w:hint="default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第二场 酒店包厢1 晚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【杨威向顾晓月敬酒】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杨威：顾总裁，昨晚我和我的夫人多有冒犯，请您原谅。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顾晓月：酒就免了，想说什么直接说吧。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杨威：诶是这样的，小的公司与顾氏的合作……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顾晓月：我不是公私不分的人，虽然不喜欢你和你的夫人，但只要贵司能力过关，我不会故意卡合作。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杨威一饮而尽：谢谢顾总！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顾晓月看手机：就这样吧，我回去了。</w:t>
      </w:r>
    </w:p>
    <w:p>
      <w:pP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第三场 酒店走廊 晚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【顾晓月走在走廊，突然迎面一个男子叫住她】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男同学1：顾晓月！同学聚会你老公怎么不带你呢？快点，和我进去。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【男同学推开旁边的门，推顾晓月进去】</w:t>
      </w:r>
    </w:p>
    <w:p>
      <w:pP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第四场 酒店包厢2 白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陈颂瞪坐在旁边的顾晓月，小声：谁让你跟来的！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顾晓月：我没有，是正好路过……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男同学1：陈颂你这就不对了，是不是攀上顾氏高枝后要抛弃糟糠之妻了呀？</w:t>
      </w:r>
    </w:p>
    <w:p>
      <w:pPr>
        <w:pStyle w:val="2"/>
        <w:bidi w:val="0"/>
        <w:rPr>
          <w:rFonts w:hint="default" w:asciiTheme="minorEastAsia" w:hAnsiTheme="minorEastAsia" w:cstheme="minor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highlight w:val="none"/>
          <w:lang w:val="en-US" w:eastAsia="zh-CN"/>
        </w:rPr>
        <w:t>第十五集：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 男同学2个 女同学2个 贵宾男（杨威）</w:t>
      </w:r>
    </w:p>
    <w:p>
      <w:pPr>
        <w:rPr>
          <w:rFonts w:hint="default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第一场 酒店包厢2 晚</w:t>
      </w:r>
    </w:p>
    <w:p>
      <w:pPr>
        <w:rPr>
          <w:rFonts w:hint="default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陈颂尴尬：没有的事。</w:t>
      </w:r>
    </w:p>
    <w:p>
      <w:pPr>
        <w:rPr>
          <w:ins w:id="277" w:author="没感情的打工人" w:date="2022-11-07T16:07:59Z"/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278" w:author="没感情的打工人" w:date="2022-11-07T16:00:4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男同学2</w:t>
        </w:r>
      </w:ins>
      <w:ins w:id="279" w:author="没感情的打工人" w:date="2022-11-07T16:00:41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陈颂，</w:t>
      </w:r>
      <w:ins w:id="280" w:author="没感情的打工人" w:date="2022-11-07T16:06:37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281" w:author="没感情的打工人" w:date="2022-11-07T16:06:3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有钱</w:t>
        </w:r>
      </w:ins>
      <w:ins w:id="282" w:author="没感情的打工人" w:date="2022-11-07T16:06:3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ins w:id="283" w:author="没感情的打工人" w:date="2022-11-07T16:07:1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也</w:t>
        </w:r>
      </w:ins>
      <w:ins w:id="284" w:author="没感情的打工人" w:date="2022-11-07T16:07:2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给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老婆</w:t>
      </w:r>
      <w:ins w:id="285" w:author="没感情的打工人" w:date="2022-11-07T16:07:0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打扮</w:t>
        </w:r>
      </w:ins>
      <w:ins w:id="286" w:author="没感情的打工人" w:date="2022-11-07T16:07:27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打扮</w:t>
        </w:r>
      </w:ins>
      <w:ins w:id="287" w:author="没感情的打工人" w:date="2022-11-07T16:07:2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呀，</w:t>
        </w:r>
      </w:ins>
      <w:ins w:id="288" w:author="没感情的打工人" w:date="2022-11-07T16:07:2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不然</w:t>
        </w:r>
      </w:ins>
      <w:ins w:id="289" w:author="没感情的打工人" w:date="2022-11-07T16:07:34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</w:t>
        </w:r>
      </w:ins>
      <w:ins w:id="290" w:author="没感情的打工人" w:date="2022-11-07T17:45:2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这</w:t>
        </w:r>
      </w:ins>
      <w:ins w:id="291" w:author="没感情的打工人" w:date="2022-11-07T17:48:01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穷酸</w:t>
        </w:r>
      </w:ins>
      <w:ins w:id="292" w:author="没感情的打工人" w:date="2022-11-07T17:48:03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样</w:t>
        </w:r>
      </w:ins>
      <w:ins w:id="293" w:author="没感情的打工人" w:date="2022-11-07T16:07:4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哪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配</w:t>
      </w:r>
      <w:ins w:id="294" w:author="没感情的打工人" w:date="2022-11-07T17:48:14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得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上你现在的身价？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295" w:author="没感情的打工人" w:date="2022-11-07T16:08:01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男同学1</w:t>
        </w:r>
      </w:ins>
      <w:ins w:id="296" w:author="没感情的打工人" w:date="2022-11-07T16:08:0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297" w:author="没感情的打工人" w:date="2022-11-07T17:46:23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再</w:t>
        </w:r>
      </w:ins>
      <w:ins w:id="298" w:author="没感情的打工人" w:date="2022-11-07T17:46:04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怎么打扮</w:t>
        </w:r>
      </w:ins>
      <w:ins w:id="299" w:author="没感情的打工人" w:date="2022-11-07T17:46:0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野鸡</w:t>
      </w:r>
      <w:ins w:id="300" w:author="没感情的打工人" w:date="2022-11-07T17:46:0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也</w:t>
        </w:r>
      </w:ins>
      <w:ins w:id="301" w:author="没感情的打工人" w:date="2022-11-07T17:46:11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变不</w:t>
        </w:r>
      </w:ins>
      <w:ins w:id="302" w:author="没感情的打工人" w:date="2022-11-07T17:48:4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成</w:t>
        </w:r>
      </w:ins>
      <w:ins w:id="303" w:author="没感情的打工人" w:date="2022-11-07T17:46:1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凤凰</w:t>
        </w:r>
      </w:ins>
      <w:ins w:id="304" w:author="没感情的打工人" w:date="2022-11-07T17:46:5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305" w:author="没感情的打工人" w:date="2022-11-07T17:47:1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重新</w:t>
        </w:r>
      </w:ins>
      <w:ins w:id="306" w:author="没感情的打工人" w:date="2022-11-07T17:47:17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找一</w:t>
        </w:r>
      </w:ins>
      <w:ins w:id="307" w:author="没感情的打工人" w:date="2022-11-07T17:47:1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个</w:t>
        </w:r>
      </w:ins>
      <w:ins w:id="308" w:author="没感情的打工人" w:date="2022-11-07T17:47:1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呗，</w:t>
        </w:r>
      </w:ins>
      <w:ins w:id="309" w:author="没感情的打工人" w:date="2022-11-07T16:08:4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哪个</w:t>
        </w:r>
      </w:ins>
      <w:ins w:id="310" w:author="没感情的打工人" w:date="2022-11-07T16:08:5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大老板</w:t>
        </w:r>
      </w:ins>
      <w:ins w:id="311" w:author="没感情的打工人" w:date="2022-11-07T16:08:54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不三妻四妾</w:t>
        </w:r>
      </w:ins>
      <w:ins w:id="312" w:author="没感情的打工人" w:date="2022-11-07T16:08:55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313" w:author="没感情的打工人" w:date="2022-11-07T16:08:41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赶明儿</w:t>
        </w:r>
      </w:ins>
      <w:ins w:id="314" w:author="没感情的打工人" w:date="2022-11-07T16:08:0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315" w:author="没感情的打工人" w:date="2022-11-07T16:08:08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给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你</w:t>
      </w:r>
      <w:ins w:id="316" w:author="没感情的打工人" w:date="2022-11-07T16:08:1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介绍个</w:t>
        </w:r>
      </w:ins>
      <w:ins w:id="317" w:author="没感情的打工人" w:date="2022-11-07T16:08:1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年轻貌美的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！</w:t>
      </w:r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女同学2：你们男人有钱</w:t>
      </w:r>
      <w:ins w:id="318" w:author="没感情的打工人" w:date="2022-11-07T16:09:53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就变坏！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要我说啊，晓月就是在</w:t>
      </w:r>
      <w:ins w:id="319" w:author="没感情的打工人" w:date="2022-11-07T17:45:33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家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做惯煮饭婆</w:t>
      </w:r>
      <w:ins w:id="320" w:author="没感情的打工人" w:date="2022-11-07T16:11:27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321" w:author="没感情的打工人" w:date="2022-11-07T16:11:4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没</w:t>
        </w:r>
      </w:ins>
      <w:ins w:id="322" w:author="没感情的打工人" w:date="2022-11-07T16:11:4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见过</w:t>
        </w:r>
      </w:ins>
      <w:ins w:id="323" w:author="没感情的打工人" w:date="2022-11-07T16:11:49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世面</w:t>
        </w:r>
      </w:ins>
      <w:ins w:id="324" w:author="没感情的打工人" w:date="2022-11-07T16:11:57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325" w:author="没感情的打工人" w:date="2022-11-07T16:12:0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（</w:t>
        </w:r>
      </w:ins>
      <w:ins w:id="326" w:author="没感情的打工人" w:date="2022-11-07T16:12:03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转身对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327" w:author="没感情的打工人" w:date="2022-11-07T16:12:02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）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以后陈颂地位不一样了，你得学会自我提升</w:t>
      </w:r>
      <w:ins w:id="328" w:author="没感情的打工人" w:date="2022-11-07T16:13:0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要不给你介绍几个上流社会的富婆认识</w:t>
      </w:r>
      <w:ins w:id="329" w:author="没感情的打工人" w:date="2022-11-07T16:55:36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女同学</w:t>
      </w:r>
      <w:ins w:id="330" w:author="没感情的打工人" w:date="2022-11-07T16:13:40Z">
        <w:r>
          <w:rPr>
            <w:rFonts w:hint="eastAsia" w:cs="Times New Roman" w:asciiTheme="minorEastAsia" w:hAnsiTheme="minorEastAsia"/>
            <w:b w:val="0"/>
            <w:bCs w:val="0"/>
            <w:sz w:val="24"/>
            <w:szCs w:val="24"/>
            <w:highlight w:val="none"/>
            <w:lang w:val="en-US" w:eastAsia="zh-CN"/>
          </w:rPr>
          <w:t>1</w:t>
        </w:r>
      </w:ins>
      <w:r>
        <w:rPr>
          <w:rFonts w:hint="eastAsia" w:cs="Times New Roman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：晓月这身土气不是认识几个富婆就能解决的。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【陈颂脸黑了下来。】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陈颂：我去趟洗手间，你们聊。【扔下筷子起身出去】</w:t>
      </w:r>
    </w:p>
    <w:p>
      <w:pPr>
        <w:rPr>
          <w:ins w:id="331" w:author="没感情的打工人" w:date="2022-11-07T16:15:02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顾晓月：老公……</w:t>
      </w:r>
    </w:p>
    <w:p>
      <w:pPr>
        <w:rPr>
          <w:ins w:id="332" w:author="没感情的打工人" w:date="2022-11-07T16:16:10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</w:t>
      </w:r>
      <w:ins w:id="333" w:author="没感情的打工人" w:date="2022-11-07T16:15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1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</w:t>
      </w:r>
      <w:ins w:id="334" w:author="没感情的打工人" w:date="2022-11-07T16:15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诶</w:t>
        </w:r>
      </w:ins>
      <w:ins w:id="335" w:author="没感情的打工人" w:date="2022-11-07T16:15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你们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听说</w:t>
      </w:r>
      <w:ins w:id="336" w:author="没感情的打工人" w:date="2022-11-07T16:15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没，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最近顾氏新上任的是位女总裁，又美又飒</w:t>
      </w:r>
      <w:ins w:id="337" w:author="没感情的打工人" w:date="2022-11-07T16:18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</w:t>
      </w:r>
      <w:ins w:id="338" w:author="没感情的打工人" w:date="2022-11-07T16:16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同学</w:t>
        </w:r>
      </w:ins>
      <w:ins w:id="339" w:author="没感情的打工人" w:date="2022-11-07T16:16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2</w:t>
        </w:r>
      </w:ins>
      <w:ins w:id="340" w:author="没感情的打工人" w:date="2022-11-07T16:16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341" w:author="没感情的打工人" w:date="2022-11-07T16:16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不仅</w:t>
        </w:r>
      </w:ins>
      <w:ins w:id="342" w:author="没感情的打工人" w:date="2022-11-07T16:18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听说</w:t>
        </w:r>
      </w:ins>
      <w:ins w:id="343" w:author="没感情的打工人" w:date="2022-11-07T16:18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，我公司和她还有合作呢</w:t>
      </w:r>
      <w:ins w:id="344" w:author="没感情的打工人" w:date="2022-11-07T16:17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345" w:author="没感情的打工人" w:date="2022-11-07T16:21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抱起双臂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</w:t>
      </w:r>
      <w:ins w:id="346" w:author="没感情的打工人" w:date="2022-11-07T16:18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哦，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真的？</w:t>
      </w:r>
    </w:p>
    <w:p>
      <w:pPr>
        <w:rPr>
          <w:ins w:id="347" w:author="没感情的打工人" w:date="2022-11-07T16:22:20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</w:t>
      </w:r>
      <w:ins w:id="348" w:author="没感情的打工人" w:date="2022-11-07T16:22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2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气：你是在质疑我？我老板刚就在隔壁和她吃饭！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顾晓月：隔壁？该不会是杨威吧？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男同学2：你怎么知道？！杨总可是请得动顾氏总裁吃饭的大老板，你怎么敢直呼他名字！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女同学1：借她老公地位耍威风呗。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顾晓月不理会他们，拿出手机：喂，杨威吗？来隔壁包厢一趟。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男同学2：哈哈哈哈顾晓月，陈颂知道你这么会吹牛逼吗？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男同学1嬉笑：她怎么不直接打给顾氏的总裁呢？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女同学2：晓月，戏再演可就过了。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【这时，包厢们打开，杨威走进来】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男同学2震惊站起：杨总，您……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【众人也震惊看顾晓月】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杨威走近顾晓月：顾总，有何吩咐？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第十六集：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 男同学2个 女同学2个 贵宾男（杨威）</w:t>
      </w:r>
    </w:p>
    <w:p>
      <w:pPr>
        <w:rPr>
          <w:rFonts w:hint="default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第一场 酒店包厢2 晚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男同学2迎上去：杨总，您认错人了吧？她是我一个混得很差的老同学，靠老公才没饿死……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杨威一巴掌耍上去：闭嘴！再对顾总无礼，你明天就别来上班了！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男同学2面如土色，腿软跪在顾晓月面前：晓月……我……对不起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【其他同学推开男同学，涌到顾晓月面前】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女同学1：看晓月这身气质，我就知道不简单。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顾晓月冷笑：什么气质？你们不是嫌我一身土气吗？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男同学1轻扇自己耳光：诶呦，那是我们有眼不识泰山。晓月啊，能给我张名片吗？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顾晓月不理会同学，看了眼手机时间，站起来：没空陪你们玩了，我得去找我老公。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顾晓月一边往外走，一边叮嘱杨威：杨总，手底下的员工素质有待提高。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杨威：诶诶，顾总教训的是。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【杨威把顾晓月送出去，留下一群面面相觑的老同学】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第二场：酒店</w:t>
      </w:r>
      <w:ins w:id="349" w:author="没感情的打工人" w:date="2022-11-14T10:35:5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厕所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 xml:space="preserve"> 晚</w:t>
      </w:r>
    </w:p>
    <w:p>
      <w:pPr>
        <w:rPr>
          <w:ins w:id="350" w:author="没感情的打工人" w:date="2022-11-14T10:32:01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【陈颂洗完手，甩了甩水珠，</w:t>
      </w:r>
      <w:ins w:id="351" w:author="没感情的打工人" w:date="2022-11-14T10:31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照着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镜子梳理头发</w:t>
      </w:r>
      <w:ins w:id="352" w:author="没感情的打工人" w:date="2022-11-14T10:32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陈颂os：老子这么</w:t>
      </w:r>
      <w:ins w:id="353" w:author="没感情的打工人" w:date="2022-11-14T10:34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个</w:t>
        </w:r>
      </w:ins>
      <w:ins w:id="354" w:author="没感情的打工人" w:date="2022-11-14T10:34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人中龙凤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355" w:author="没感情的打工人" w:date="2022-11-14T10:34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配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356" w:author="没感情的打工人" w:date="2022-11-14T10:35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</w:t>
        </w:r>
      </w:ins>
      <w:ins w:id="357" w:author="没感情的打工人" w:date="2022-11-14T10:34:2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个</w:t>
        </w:r>
      </w:ins>
      <w:ins w:id="358" w:author="没感情的打工人" w:date="2022-11-14T10:3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黄脸婆，</w:t>
        </w:r>
      </w:ins>
      <w:ins w:id="359" w:author="没感情的打工人" w:date="2022-11-14T10:34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确实</w:t>
        </w:r>
      </w:ins>
      <w:ins w:id="360" w:author="没感情的打工人" w:date="2022-11-14T10:34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可惜了</w:t>
        </w:r>
      </w:ins>
      <w:ins w:id="361" w:author="没感情的打工人" w:date="2022-11-14T10:34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ins w:id="362" w:author="没感情的打工人" w:date="2022-11-14T10:35:49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ins w:id="363" w:author="没感情的打工人" w:date="2022-11-14T10:35:45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364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第</w:t>
        </w:r>
      </w:ins>
      <w:ins w:id="365" w:author="没感情的打工人" w:date="2022-11-14T10:35:47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三</w:t>
        </w:r>
      </w:ins>
      <w:ins w:id="366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场：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酒店</w:t>
      </w:r>
      <w:ins w:id="367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走廊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【陈颂从厕所出来，王婧迎面走来】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王婧：好久不见</w:t>
      </w:r>
      <w:ins w:id="368" w:author="没感情的打工人" w:date="2022-11-14T10:36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最近过的怎么样？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陈颂冷笑：是好久不见，王小姐大忙人啊，投资说没就没，之前</w:t>
      </w:r>
      <w:ins w:id="369" w:author="没感情的打工人" w:date="2022-11-14T10:36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玩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我呢是不是。（陈颂上下瞄了眼王婧</w:t>
      </w:r>
      <w:ins w:id="370" w:author="没感情的打工人" w:date="2022-11-14T10:36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包臀裙，舔嘴唇）</w:t>
      </w:r>
    </w:p>
    <w:p>
      <w:pPr>
        <w:rPr>
          <w:ins w:id="371" w:author="没感情的打工人" w:date="2022-11-14T10:38:37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王婧一脸委屈：抱歉啊陈总</w:t>
      </w:r>
      <w:ins w:id="372" w:author="没感情的打工人" w:date="2022-11-14T10:37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373" w:author="没感情的打工人" w:date="2022-11-14T10:38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人家</w:t>
        </w:r>
      </w:ins>
      <w:ins w:id="374" w:author="没感情的打工人" w:date="2022-11-14T10:37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公司出了点意外</w:t>
        </w:r>
      </w:ins>
      <w:ins w:id="375" w:author="没感情的打工人" w:date="2022-11-14T10:38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376" w:author="没感情的打工人" w:date="2022-11-14T10:38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不是</w:t>
        </w:r>
      </w:ins>
      <w:ins w:id="377" w:author="没感情的打工人" w:date="2022-11-14T10:38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故意</w:t>
        </w:r>
      </w:ins>
      <w:ins w:id="378" w:author="没感情的打工人" w:date="2022-11-14T10:38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不理你</w:t>
        </w:r>
      </w:ins>
      <w:ins w:id="379" w:author="没感情的打工人" w:date="2022-11-14T10:38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。（揪陈颂衣袖）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陈颂扯领带，故意炫耀：行了，不怪你，我最近也忙着和顾氏的合作呢。</w:t>
      </w:r>
    </w:p>
    <w:p>
      <w:pPr>
        <w:rPr>
          <w:ins w:id="380" w:author="没感情的打工人" w:date="2022-11-14T18:50:34Z"/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381" w:author="没感情的打工人" w:date="2022-11-14T10:39:2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装</w:t>
        </w:r>
      </w:ins>
      <w:ins w:id="382" w:author="没感情的打工人" w:date="2022-11-14T10:39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一脸崇拜：好厉害啊，我就知道</w:t>
      </w:r>
      <w:ins w:id="383" w:author="没感情的打工人" w:date="2022-11-14T10:39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陈总</w:t>
        </w:r>
      </w:ins>
      <w:ins w:id="384" w:author="没感情的打工人" w:date="2022-11-14T10:39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一定行</w:t>
        </w:r>
      </w:ins>
      <w:ins w:id="385" w:author="没感情的打工人" w:date="2022-11-14T10:40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（揪着衣袖的手指滑动）</w:t>
        </w:r>
      </w:ins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</w:p>
    <w:p>
      <w:pPr>
        <w:rPr>
          <w:ins w:id="386" w:author="没感情的打工人" w:date="2022-11-14T18:32:05Z"/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387" w:author="没感情的打工人" w:date="2022-11-14T18:30:34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第四场 </w:t>
        </w:r>
      </w:ins>
      <w:ins w:id="388" w:author="没感情的打工人" w:date="2022-11-14T18:30:37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厕所</w:t>
        </w:r>
      </w:ins>
      <w:ins w:id="389" w:author="没感情的打工人" w:date="2022-11-14T18:30:34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门口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 xml:space="preserve"> 晚</w:t>
      </w:r>
    </w:p>
    <w:p>
      <w:pPr>
        <w:rPr>
          <w:ins w:id="390" w:author="没感情的打工人" w:date="2022-11-14T18:32:45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391" w:author="没感情的打工人" w:date="2022-11-14T18:32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顾晓月在厕所门口徘徊，终于看到出来穿着西装的男人</w:t>
      </w:r>
      <w:ins w:id="392" w:author="没感情的打工人" w:date="2022-11-14T18:32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ins w:id="393" w:author="没感情的打工人" w:date="2022-11-14T18:33:21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顾晓月抓住男人手臂</w:t>
      </w:r>
      <w:ins w:id="394" w:author="没感情的打工人" w:date="2022-11-14T18:32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395" w:author="没感情的打工人" w:date="2022-11-14T18:32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</w:t>
        </w:r>
      </w:ins>
      <w:ins w:id="396" w:author="没感情的打工人" w:date="2022-11-14T18:33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ins w:id="397" w:author="没感情的打工人" w:date="2022-11-14T18:34:1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398" w:author="没感情的打工人" w:date="2022-11-14T18:34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萧景延抬头</w:t>
      </w:r>
      <w:ins w:id="399" w:author="没感情的打工人" w:date="2022-11-14T18:33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顾晓月看清人脸</w:t>
      </w:r>
      <w:ins w:id="400" w:author="没感情的打工人" w:date="2022-11-14T18:34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顾晓月惊讶</w:t>
      </w:r>
      <w:ins w:id="401" w:author="没感情的打工人" w:date="2022-11-14T18:34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是你？（急忙松开手）对不起，我认错了。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萧景延玩味一笑：老公也能认错？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第十七集：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 男同学2个 女同学2个 贵宾男（杨威）</w:t>
      </w:r>
    </w:p>
    <w:p>
      <w:pPr>
        <w:rPr>
          <w:rFonts w:hint="default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sz w:val="24"/>
          <w:szCs w:val="24"/>
          <w:highlight w:val="none"/>
          <w:lang w:val="en-US" w:eastAsia="zh-CN"/>
        </w:rPr>
        <w:t>第一场 厕所门口 晚</w:t>
      </w:r>
    </w:p>
    <w:p>
      <w:pPr>
        <w:rPr>
          <w:ins w:id="402" w:author="没感情的打工人" w:date="2022-11-14T18:44:2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03" w:author="没感情的打工人" w:date="2022-11-14T18:44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脸红</w:t>
        </w:r>
      </w:ins>
      <w:ins w:id="404" w:author="没感情的打工人" w:date="2022-11-14T18:43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405" w:author="没感情的打工人" w:date="2022-11-14T18:44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真的</w:t>
        </w:r>
      </w:ins>
      <w:ins w:id="406" w:author="没感情的打工人" w:date="2022-11-14T18:44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对不起</w:t>
        </w:r>
      </w:ins>
      <w:ins w:id="407" w:author="没感情的打工人" w:date="2022-11-14T18:44:2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</w:t>
      </w:r>
      <w:ins w:id="408" w:author="没感情的打工人" w:date="2022-11-14T18:44:3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抓住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09" w:author="没感情的打工人" w:date="2022-11-14T18:4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或许你没认错呢。</w:t>
      </w:r>
    </w:p>
    <w:p>
      <w:pPr>
        <w:rPr>
          <w:ins w:id="410" w:author="没感情的打工人" w:date="2022-11-14T18:40:00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11" w:author="没感情的打工人" w:date="2022-11-14T18:44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皱眉</w:t>
        </w:r>
      </w:ins>
      <w:ins w:id="412" w:author="没感情的打工人" w:date="2022-11-14T18:45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413" w:author="没感情的打工人" w:date="2022-11-14T18:45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甩开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他</w:t>
      </w:r>
      <w:ins w:id="414" w:author="没感情的打工人" w:date="2022-11-14T18:45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的</w:t>
        </w:r>
      </w:ins>
      <w:ins w:id="415" w:author="没感情的打工人" w:date="2022-11-14T18:45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</w:t>
        </w:r>
      </w:ins>
      <w:ins w:id="416" w:author="没感情的打工人" w:date="2022-11-14T18:45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请不要开这种玩笑</w:t>
      </w:r>
      <w:ins w:id="417" w:author="没感情的打工人" w:date="2022-11-14T18:45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418" w:author="没感情的打工人" w:date="2022-11-14T18:45:2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19" w:author="没感情的打工人" w:date="2022-11-14T18:45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离去，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萧景延</w:t>
      </w:r>
      <w:ins w:id="420" w:author="没感情的打工人" w:date="2022-11-14T18:45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望着</w:t>
        </w:r>
      </w:ins>
      <w:ins w:id="421" w:author="没感情的打工人" w:date="2022-11-14T18:45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她</w:t>
        </w:r>
      </w:ins>
      <w:ins w:id="422" w:author="没感情的打工人" w:date="2022-11-14T18:45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背影</w:t>
        </w:r>
      </w:ins>
      <w:ins w:id="423" w:author="没感情的打工人" w:date="2022-11-14T18:45:2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笑</w:t>
        </w:r>
      </w:ins>
      <w:ins w:id="424" w:author="没感情的打工人" w:date="2022-11-14T18:45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ins w:id="425" w:author="没感情的打工人" w:date="2022-11-14T10:35:45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</w:t>
      </w:r>
      <w:ins w:id="426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酒店</w:t>
      </w:r>
      <w:ins w:id="427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走廊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角落</w:t>
      </w:r>
      <w:ins w:id="428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晚</w:t>
      </w:r>
    </w:p>
    <w:p>
      <w:pPr>
        <w:rPr>
          <w:ins w:id="429" w:author="没感情的打工人" w:date="2022-11-14T18:30:27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430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31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左顾右盼，看到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432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433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有说有</w:t>
        </w:r>
      </w:ins>
      <w:ins w:id="434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yellow"/>
            <w:lang w:val="en-US" w:eastAsia="zh-CN"/>
          </w:rPr>
          <w:t>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  <w:t>拐进一个拐角】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35" w:author="没感情的打工人" w:date="2022-11-14T18:3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着急：老公！！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【顾晓月追上去，看到陈颂壁咚王婧，王婧拉着陈颂领带，两人就快亲上。】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顾晓月冲过去：老公，你怎么又和她不清不楚？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陈颂脸色</w:t>
      </w:r>
      <w:ins w:id="436" w:author="没感情的打工人" w:date="2022-11-14T10:42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不虞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：你跟过来干什么？还嫌刚丢人丢的不够吗？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顾晓月委屈：老公，那些人</w:t>
      </w:r>
      <w:ins w:id="437" w:author="没感情的打工人" w:date="2022-11-14T10:42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上学</w:t>
        </w:r>
      </w:ins>
      <w:ins w:id="438" w:author="没感情的打工人" w:date="2022-11-14T10:42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时</w:t>
        </w:r>
      </w:ins>
      <w:ins w:id="439" w:author="没感情的打工人" w:date="2022-11-14T10:43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爱乱说，</w:t>
      </w:r>
      <w:ins w:id="440" w:author="没感情的打工人" w:date="2022-11-14T10:43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441" w:author="没感情的打工人" w:date="2022-11-14T10:43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别</w:t>
        </w:r>
      </w:ins>
      <w:ins w:id="442" w:author="没感情的打工人" w:date="2022-11-14T10:43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放心上</w:t>
        </w:r>
      </w:ins>
      <w:ins w:id="443" w:author="没感情的打工人" w:date="2022-11-14T10:43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444" w:author="没感情的打工人" w:date="2022-11-14T10:43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而且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……就算生气你也不能跑来找她啊，你让我怎么想？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陈颂：你爱怎么想怎么想，知道带你出来多没面子吗？</w:t>
      </w:r>
      <w:ins w:id="445" w:author="没感情的打工人" w:date="2022-11-14T10:48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你看看你这身打扮，</w:t>
        </w:r>
      </w:ins>
      <w:ins w:id="446" w:author="没感情的打工人" w:date="2022-11-14T10:48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再</w:t>
        </w:r>
      </w:ins>
      <w:ins w:id="447" w:author="没感情的打工人" w:date="2022-11-14T10:48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看看人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</w:t>
      </w:r>
      <w:ins w:id="448" w:author="没感情的打工人" w:date="2022-11-14T10:48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小姐，</w:t>
        </w:r>
      </w:ins>
      <w:ins w:id="449" w:author="没感情的打工人" w:date="2022-11-14T10:48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450" w:author="没感情的打工人" w:date="2022-11-14T10:48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好意思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吗你</w:t>
      </w:r>
      <w:ins w:id="451" w:author="没感情的打工人" w:date="2022-11-14T10:48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  <w:ins w:id="452" w:author="没感情的打工人" w:date="2022-11-14T10:48:4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</w:t>
      </w:r>
      <w:ins w:id="453" w:author="没感情的打工人" w:date="2022-11-14T10:49:2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故意</w:t>
        </w:r>
      </w:ins>
      <w:ins w:id="454" w:author="没感情的打工人" w:date="2022-11-14T10:49:2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露出</w:t>
        </w:r>
      </w:ins>
      <w:ins w:id="455" w:author="没感情的打工人" w:date="2022-11-14T10:49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挑衅的</w:t>
        </w:r>
      </w:ins>
      <w:ins w:id="456" w:author="没感情的打工人" w:date="2022-11-14T10:49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表情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顾晓月：王婧，这么快就忘记我警告你的话了？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王婧：不好意思，最近记性不太好，你说什么了，能不能现在重复一下？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457" w:author="没感情的打工人" w:date="2022-11-14T10:56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瞪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458" w:author="没感情的打工人" w:date="2022-11-14T10:56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os：想</w:t>
      </w:r>
      <w:ins w:id="459" w:author="没感情的打工人" w:date="2022-11-14T10:56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逼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我在陈颂面前暴露身份，这王婧</w:t>
      </w:r>
      <w:ins w:id="460" w:author="没感情的打工人" w:date="2022-11-14T10:57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在</w:t>
        </w:r>
      </w:ins>
      <w:ins w:id="461" w:author="没感情的打工人" w:date="2022-11-14T10:57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耍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什么花样？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陈颂推一把顾晓月：你威胁王小姐什么了？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顾晓月解释：老公，我就是让她离你远点。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陈颂怒：王小姐是我的生意伙伴，你呢，你是想断我财路吗？！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顾晓月：不是的老公，我当然想你好，顾氏的合作还是我帮你牵线的。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陈颂诧异：就凭你？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王婧：哟，之前就听陈颂说过你</w:t>
      </w:r>
      <w:ins w:id="462" w:author="没感情的打工人" w:date="2022-11-14T10:59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拿出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链子</w:t>
      </w:r>
      <w:ins w:id="463" w:author="没感情的打工人" w:date="2022-11-14T11:00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抵债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464" w:author="没感情的打工人" w:date="2022-11-14T11:00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链子</w:t>
      </w:r>
      <w:ins w:id="465" w:author="没感情的打工人" w:date="2022-11-14T11:00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该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不会是顾氏的什么男高层</w:t>
      </w:r>
      <w:ins w:id="466" w:author="没感情的打工人" w:date="2022-11-14T11:00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送</w:t>
        </w:r>
      </w:ins>
      <w:ins w:id="467" w:author="没感情的打工人" w:date="2022-11-14T11:00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你的</w:t>
        </w:r>
      </w:ins>
      <w:ins w:id="468" w:author="没感情的打工人" w:date="2022-11-14T11:00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吧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陈颂愤怒掐住顾晓月脖子：顾晓月，</w:t>
      </w:r>
      <w:ins w:id="469" w:author="没感情的打工人" w:date="2022-11-14T11:01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口口声声说我和顾小姐有什么，我看你是贼喊捉贼</w:t>
      </w:r>
      <w:ins w:id="470" w:author="没感情的打工人" w:date="2022-11-14T11:02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  <w:ins w:id="471" w:author="没感情的打工人" w:date="2022-11-14T11:01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你最好给我解释清楚，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要敢出轨我们立马离婚。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第十八集：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人物：顾晓月 陈颂 王婧 顾恩雅</w:t>
      </w:r>
    </w:p>
    <w:p>
      <w:pPr>
        <w:rPr>
          <w:ins w:id="472" w:author="没感情的打工人" w:date="2022-11-14T10:35:45Z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</w:t>
      </w:r>
      <w:ins w:id="473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：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酒店</w:t>
      </w:r>
      <w:ins w:id="474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走廊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角落</w:t>
      </w:r>
      <w:ins w:id="475" w:author="没感情的打工人" w:date="2022-11-14T10:35:4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顾晓月抓住陈颂手：咳我……我不可能背叛你，我认识的顾氏高层是女的</w:t>
      </w:r>
      <w:ins w:id="476" w:author="没感情的打工人" w:date="2022-11-14T11:02:5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王婧揣起手臂：陈颂，这种话你信吗？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陈颂：顾晓月，如果</w:t>
      </w:r>
      <w:ins w:id="477" w:author="没感情的打工人" w:date="2022-11-14T11:23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没有背着我勾引男人，就把那高层约出来，我们见一面！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顾晓月：老公，你到底向着谁说话，我才是你老婆！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478" w:author="没感情的打工人" w:date="2022-11-14T11:26:2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打断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：我是帮理不帮亲，我给你一天时间，就明天，要是约不出来，等着离婚吧你。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【陈颂整整领带，走人】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顾晓月：老公，你等等我！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</w:t>
      </w:r>
      <w:ins w:id="479" w:author="没感情的打工人" w:date="2022-11-14T11:26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得意</w:t>
        </w:r>
      </w:ins>
      <w:ins w:id="480" w:author="没感情的打工人" w:date="2022-11-14T11:26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顾晓月瞪王婧一眼</w:t>
      </w:r>
      <w:ins w:id="481" w:author="没感情的打工人" w:date="2022-11-14T11:26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482" w:author="没感情的打工人" w:date="2022-11-14T11:26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追上去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 酒店门口 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【顾晓月望着陈颂远去的背影，拿起手机】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顾晓月严肃：宋管家</w:t>
      </w:r>
      <w:ins w:id="483" w:author="没感情的打工人" w:date="2022-11-14T11:29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帮我查查王婧什么来头，最近有没有和顾家的什么人接触过。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宋芸：是。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顾晓月：还有，明天需要你代表顾氏出来和我们见一面。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第三场 酒店大堂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yellow"/>
          <w:lang w:val="en-US" w:eastAsia="zh-CN"/>
        </w:rPr>
        <w:t xml:space="preserve"> 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yellow"/>
          <w:lang w:val="en-US" w:eastAsia="zh-CN"/>
        </w:rPr>
        <w:t>【顾雅恩坐着品酒，王婧走近】</w:t>
      </w:r>
    </w:p>
    <w:p>
      <w:pPr>
        <w:rPr>
          <w:ins w:id="484" w:author="没感情的打工人" w:date="2022-11-14T11:35:23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王婧弯腰：顾小姐！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ins w:id="485" w:author="没感情的打工人" w:date="2022-11-14T11:35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顾雅恩斜睨一眼，示意王婧说话</w:t>
      </w:r>
      <w:ins w:id="486" w:author="没感情的打工人" w:date="2022-11-14T11:35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王婧：我已经按你说的对他们挑拨离间了，顾晓月对那个陈颂死心塌地，肯定会为了不成器的老公放弃回归顾家。</w:t>
      </w:r>
    </w:p>
    <w:p>
      <w:pPr>
        <w:rPr>
          <w:ins w:id="487" w:author="没感情的打工人" w:date="2022-11-14T11:40:59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顾雅恩砰一声放下酒杯：你当她老公是个蠢货？</w:t>
      </w:r>
      <w:ins w:id="488" w:author="没感情的打工人" w:date="2022-11-14T11:40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一旦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知道顾晓月是顾氏总裁，还不得把她当宝贝疙瘩捏</w:t>
      </w:r>
      <w:ins w:id="489" w:author="没感情的打工人" w:date="2022-11-14T11:40:2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</w:t>
        </w:r>
      </w:ins>
      <w:ins w:id="490" w:author="没感情的打工人" w:date="2022-11-14T11:40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491" w:author="没感情的打工人" w:date="2022-11-14T11:41:3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低头</w:t>
        </w:r>
      </w:ins>
      <w:ins w:id="492" w:author="没感情的打工人" w:date="2022-11-14T11:41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493" w:author="没感情的打工人" w:date="2022-11-14T11:41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宋小姐</w:t>
        </w:r>
      </w:ins>
      <w:ins w:id="494" w:author="没感情的打工人" w:date="2022-11-14T11:41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说的是</w:t>
        </w:r>
      </w:ins>
      <w:ins w:id="495" w:author="没感情的打工人" w:date="2022-11-14T11:41:2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，那</w:t>
        </w:r>
      </w:ins>
      <w:ins w:id="496" w:author="没感情的打工人" w:date="2022-11-14T11:41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顾雅恩：我要你先和她老公睡了，利用</w:t>
      </w:r>
      <w:ins w:id="497" w:author="没感情的打工人" w:date="2022-11-14T11:42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那个男人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搞臭顾晓月，我</w:t>
      </w:r>
      <w:ins w:id="498" w:author="没感情的打工人" w:date="2022-11-14T11:44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呢，</w:t>
        </w:r>
      </w:ins>
      <w:ins w:id="499" w:author="没感情的打工人" w:date="2022-11-14T11:44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就跟在</w:t>
        </w:r>
      </w:ins>
      <w:ins w:id="500" w:author="没感情的打工人" w:date="2022-11-14T11:44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后面</w:t>
        </w:r>
      </w:ins>
      <w:ins w:id="501" w:author="没感情的打工人" w:date="2022-11-14T11:44:1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坐收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渔翁之利。</w:t>
      </w:r>
    </w:p>
    <w:p>
      <w:pPr>
        <w:rPr>
          <w:ins w:id="502" w:author="没感情的打工人" w:date="2022-11-14T11:44:52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</w:t>
      </w:r>
      <w:ins w:id="503" w:author="没感情的打工人" w:date="2022-11-14T11:44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504" w:author="没感情的打工人" w:date="2022-11-14T11:44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明白</w:t>
        </w:r>
      </w:ins>
      <w:ins w:id="505" w:author="没感情的打工人" w:date="2022-11-14T11:44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</w:t>
        </w:r>
      </w:ins>
      <w:ins w:id="506" w:author="没感情的打工人" w:date="2022-11-14T11:44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顾小姐，那你答应我的好处……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顾雅恩</w:t>
      </w:r>
      <w:ins w:id="507" w:author="没感情的打工人" w:date="2022-11-14T11:44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508" w:author="没感情的打工人" w:date="2022-11-14T11:44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放心吧，</w:t>
        </w:r>
      </w:ins>
      <w:ins w:id="509" w:author="没感情的打工人" w:date="2022-11-14T11:45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少</w:t>
        </w:r>
      </w:ins>
      <w:ins w:id="510" w:author="没感情的打工人" w:date="2022-11-14T11:45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不了你的</w:t>
        </w:r>
      </w:ins>
      <w:ins w:id="511" w:author="没感情的打工人" w:date="2022-11-14T11:45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第十九集：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 婆婆</w:t>
      </w:r>
      <w:ins w:id="512" w:author="没感情的打工人" w:date="2022-11-14T11:57:39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 xml:space="preserve"> 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王婧 陈乐乐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</w:t>
      </w:r>
      <w:ins w:id="513" w:author="没感情的打工人" w:date="2022-11-14T11:45:30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一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场 陈家客厅 晚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【顾晓月在沙发上给陈乐乐读绘本，陈颂早在一边看报纸，顾晓月偶尔抬头看一眼老公孩子，露出幸福的笑容】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婆婆拿着一盒草莓出来，摔在桌上：谁动了冰箱里的草莓！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陈乐乐瑟缩：奶奶，我只吃了一个……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婆婆怒地抬起手：小兔崽子，我让你偷吃！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顾晓月挡在陈乐乐面前：妈，一个草莓不至于。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陈乐乐哭腔：我问过爸爸，爸爸说可以吃……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婆婆：还敢顶嘴了（对陈颂）这臭丫头精得很，旁边有香蕉不吃，就偏偏挑了贵的草莓！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陈颂扔下报纸，黑脸：家里能不能消停一天！（对顾晓月黑脸）带孩子这点小事都做不好，我娶你回家有什么用！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顾晓月：水果就是买回来一家人吃的。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婆婆一巴掌扇向顾晓月：说得好听，买水果不要钱的吗？那都是我儿子的血汗钱!你看看你闲在家做什么贡献了，你就给我们陈家生了个赔钱货！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陈颂拦住婆婆：行了行了，妈你快去打麻将吧。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【婆婆哼一声离开，陈乐乐不敢说话】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顾晓月红着眼看陈颂：陈颂，你是乐乐的爸爸啊，你就由着妈当孩子面说这些？！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陈颂拉住顾晓月的手：我妈爱吃草莓，你们就让着她点，反正小孩吃什么都行，别惹她老人家不高兴。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顾晓月：这不是草莓的问题……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陈颂抱住顾晓月：别想那么多了，待会还得去见顾氏的高层呢。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【顾晓月叹气妥协】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ins w:id="514" w:author="没感情的打工人" w:date="2022-11-14T11:57:43Z"/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</w:t>
      </w:r>
      <w:ins w:id="515" w:author="没感情的打工人" w:date="2022-11-14T11:57:25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二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 xml:space="preserve">场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yellow"/>
          <w:lang w:val="en-US" w:eastAsia="zh-CN"/>
        </w:rPr>
        <w:t>咖啡店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 xml:space="preserve"> 日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516" w:author="没感情的打工人" w:date="2022-11-14T11:58:10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陈颂和顾晓月欲进门</w:t>
      </w:r>
      <w:ins w:id="517" w:author="没感情的打工人" w:date="2022-11-14T11:58:14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陈颂：我去上厕所，顾氏的人来了你先招呼着。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顾晓月：嗯。</w:t>
      </w:r>
    </w:p>
    <w:p>
      <w:pPr>
        <w:rPr>
          <w:ins w:id="518" w:author="没感情的打工人" w:date="2022-11-14T13:36:36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【顾晓月往前走，却碰到迎面而来的王婧】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第二十集：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王婧 宋芸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 咖啡厅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顾晓月：王婧，你怎么也来了，你想干什么？</w:t>
      </w:r>
      <w:ins w:id="519" w:author="没感情的打工人" w:date="2022-11-14T13:39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</w:t>
      </w:r>
      <w:ins w:id="520" w:author="没感情的打工人" w:date="2022-11-14T13:40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没</w:t>
      </w:r>
      <w:ins w:id="521" w:author="没感情的打工人" w:date="2022-11-14T13:40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想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干什么</w:t>
      </w:r>
      <w:ins w:id="522" w:author="没感情的打工人" w:date="2022-11-14T13:40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是</w:t>
      </w:r>
      <w:ins w:id="523" w:author="没感情的打工人" w:date="2022-11-14T13:40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好</w:t>
      </w:r>
      <w:ins w:id="524" w:author="没感情的打工人" w:date="2022-11-14T13:40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邀请我</w:t>
      </w:r>
      <w:ins w:id="525" w:author="没感情的打工人" w:date="2022-11-14T13:40:3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来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一起</w:t>
      </w:r>
      <w:ins w:id="526" w:author="没感情的打工人" w:date="2022-11-14T13:40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见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顾氏</w:t>
      </w:r>
      <w:ins w:id="527" w:author="没感情的打工人" w:date="2022-11-14T13:40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高层的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顾晓月：我警告过你，如果再敢勾引我老公，我会让你身败名裂。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王婧鼓掌：顾家大小姐、顾氏大总裁就是厉害啊，不过再怎么牛，你敢把真实身份告诉陈颂吗？朝夕相处的枕边人</w:t>
      </w:r>
      <w:ins w:id="528" w:author="没感情的打工人" w:date="2022-11-14T13:42:2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隐瞒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欺骗他这么久，公司深陷危机，看着</w:t>
      </w:r>
      <w:ins w:id="529" w:author="没感情的打工人" w:date="2022-11-14T13:43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他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干着急却袖手旁观，你以为他知道了会原谅你吗？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顾晓月：我们的事不用你管！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王婧：我这是身为老同学关心你呢，昔日的学霸女神如今变成提心吊胆的怨妇，多可怜啊。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顾晓月：你——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【王婧眼睛一瞥，看到陈颂来了】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王婧装委屈：顾晓月，你别贬低陈颂了，你说他能力不行要靠你牵线搭桥，我却觉得他是靠自己才被顾氏看上。</w:t>
      </w:r>
      <w:ins w:id="530" w:author="没感情的打工人" w:date="2022-11-14T13:4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如果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你是外面有人了，</w:t>
      </w:r>
      <w:ins w:id="531" w:author="没感情的打工人" w:date="2022-11-14T13:44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请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把陈颂让给我，我是真心喜欢他的</w:t>
      </w:r>
      <w:ins w:id="532" w:author="没感情的打工人" w:date="2022-11-14T13:44:4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顾晓月生气：你还要不要脸了！【一巴掌打了上去】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王婧尖叫出声：啊……【捂住脸】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【陈颂从身后</w:t>
      </w:r>
      <w:ins w:id="533" w:author="没感情的打工人" w:date="2022-11-14T13:45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拉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扯顾晓月】</w:t>
      </w:r>
    </w:p>
    <w:p>
      <w:pPr>
        <w:rPr>
          <w:ins w:id="534" w:author="没感情的打工人" w:date="2022-11-14T13:45:42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陈颂怒：顾晓月，你怎么随随便便就打人，王小姐是我叫过来的，不要对我的客人动手动脚</w:t>
      </w:r>
      <w:ins w:id="535" w:author="没感情的打工人" w:date="2022-11-14T13:45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ins w:id="536" w:author="没感情的打工人" w:date="2022-11-14T13:45:57Z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537" w:author="没感情的打工人" w:date="2022-11-14T13:45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538" w:author="没感情的打工人" w:date="2022-11-14T13:45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老公</w:t>
        </w:r>
      </w:ins>
      <w:ins w:id="539" w:author="没感情的打工人" w:date="2022-11-14T13:45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，是</w:t>
        </w:r>
      </w:ins>
      <w:ins w:id="540" w:author="没感情的打工人" w:date="2022-11-14T13:45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她</w:t>
        </w:r>
      </w:ins>
      <w:ins w:id="541" w:author="没感情的打工人" w:date="2022-11-14T13:45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……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542" w:author="没感情的打工人" w:date="2022-11-14T13:46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543" w:author="没感情的打工人" w:date="2022-11-14T13:46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是</w:t>
        </w:r>
      </w:ins>
      <w:ins w:id="544" w:author="没感情的打工人" w:date="2022-11-14T13:46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545" w:author="没感情的打工人" w:date="2022-11-14T13:46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她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喜欢我</w:t>
      </w:r>
      <w:ins w:id="546" w:author="没感情的打工人" w:date="2022-11-14T13:46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547" w:author="没感情的打工人" w:date="2022-11-14T13:46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但</w:t>
        </w:r>
      </w:ins>
      <w:ins w:id="548" w:author="没感情的打工人" w:date="2022-11-14T13:46:1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这</w:t>
        </w:r>
      </w:ins>
      <w:ins w:id="549" w:author="没感情的打工人" w:date="2022-11-14T13:46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有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什么错吗？你怎么不反思自己哪里做的不好</w:t>
      </w:r>
      <w:ins w:id="550" w:author="没感情的打工人" w:date="2022-11-14T13:46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再这样</w:t>
      </w:r>
      <w:ins w:id="551" w:author="没感情的打工人" w:date="2022-11-14T13:46:5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无理取闹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，就给我滚回家去</w:t>
      </w:r>
      <w:ins w:id="552" w:author="没感情的打工人" w:date="2022-11-14T13:46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（手指外边）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【陈颂摸了摸王婧的脸】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陈颂：抱歉，</w:t>
      </w:r>
      <w:ins w:id="553" w:author="没感情的打工人" w:date="2022-11-14T13:54:3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别和</w:t>
        </w:r>
      </w:ins>
      <w:ins w:id="554" w:author="没感情的打工人" w:date="2022-11-14T13:54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她</w:t>
        </w:r>
      </w:ins>
      <w:ins w:id="555" w:author="没感情的打工人" w:date="2022-11-14T13:54:3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计较</w:t>
        </w:r>
      </w:ins>
      <w:ins w:id="556" w:author="没感情的打工人" w:date="2022-11-14T13:54:3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了，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我们进去坐。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557" w:author="没感情的打工人" w:date="2022-11-14T13:54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失望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：老公，你宁愿相信她也不信我是吗？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陈颂：我亲眼看到你动手了，</w:t>
      </w:r>
      <w:ins w:id="558" w:author="没感情的打工人" w:date="2022-11-14T13:55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让我怎么相信你？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顾晓月眼红：</w:t>
      </w:r>
      <w:ins w:id="559" w:author="没感情的打工人" w:date="2022-11-14T13:56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是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她故意</w:t>
      </w:r>
      <w:ins w:id="560" w:author="没感情的打工人" w:date="2022-11-14T13:56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激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我打她的，</w:t>
      </w:r>
      <w:ins w:id="561" w:author="没感情的打工人" w:date="2022-11-14T13:56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她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想在你面前装可怜。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陈颂：够了，赶紧</w:t>
      </w:r>
      <w:ins w:id="562" w:author="没感情的打工人" w:date="2022-11-14T13:56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打电话</w:t>
        </w:r>
      </w:ins>
      <w:ins w:id="563" w:author="没感情的打工人" w:date="2022-11-14T13:56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564" w:author="没感情的打工人" w:date="2022-11-14T13:57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那人</w:t>
        </w:r>
      </w:ins>
      <w:ins w:id="565" w:author="没感情的打工人" w:date="2022-11-14T13:57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再不来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我就</w:t>
      </w:r>
      <w:ins w:id="566" w:author="没感情的打工人" w:date="2022-11-14T13:57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先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带王小姐去医院了。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【陈颂拉着王婧的手进咖啡店</w:t>
      </w:r>
      <w:ins w:id="567" w:author="没感情的打工人" w:date="2022-11-14T13:57:3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568" w:author="没感情的打工人" w:date="2022-11-14T13:57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回头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挑衅</w:t>
      </w:r>
      <w:ins w:id="569" w:author="没感情的打工人" w:date="2022-11-14T13:57:4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第二十一集：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王婧 宋芸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第一场 咖啡店门口 日</w:t>
      </w:r>
    </w:p>
    <w:p>
      <w:pPr>
        <w:rPr>
          <w:rFonts w:hint="default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ins w:id="570" w:author="没感情的打工人" w:date="2022-11-14T13:58:0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【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顾晓月</w:t>
      </w:r>
      <w:ins w:id="571" w:author="没感情的打工人" w:date="2022-11-14T13:58:11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刚想</w:t>
        </w:r>
      </w:ins>
      <w:ins w:id="572" w:author="没感情的打工人" w:date="2022-11-14T13:58:27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打</w:t>
        </w:r>
      </w:ins>
      <w:ins w:id="573" w:author="没感情的打工人" w:date="2022-11-14T13:58:12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电话，</w:t>
        </w:r>
      </w:ins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宋芸</w:t>
      </w:r>
      <w:ins w:id="574" w:author="没感情的打工人" w:date="2022-11-14T13:58:20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匆忙</w:t>
        </w:r>
      </w:ins>
      <w:ins w:id="575" w:author="没感情的打工人" w:date="2022-11-14T13:58:22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赶来</w:t>
        </w:r>
      </w:ins>
      <w:ins w:id="576" w:author="没感情的打工人" w:date="2022-11-14T13:58:06Z">
        <w:r>
          <w:rPr>
            <w:rFonts w:hint="eastAsia" w:asciiTheme="minorEastAsia" w:hAnsiTheme="minorEastAsia" w:cstheme="minorEastAsia"/>
            <w:b/>
            <w:bCs/>
            <w:sz w:val="24"/>
            <w:szCs w:val="24"/>
            <w:highlight w:val="none"/>
            <w:lang w:val="en-US" w:eastAsia="zh-CN"/>
          </w:rPr>
          <w:t>】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宋芸：大小姐</w:t>
      </w:r>
      <w:ins w:id="577" w:author="没感情的打工人" w:date="2022-11-14T13:58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对不起我来晚了！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578" w:author="没感情的打工人" w:date="2022-11-14T13:59:5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抬手</w:t>
        </w:r>
      </w:ins>
      <w:ins w:id="579" w:author="没感情的打工人" w:date="2022-11-14T13:59:5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打断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</w:t>
      </w:r>
      <w:ins w:id="580" w:author="没感情的打工人" w:date="2022-11-14T13:59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行了，</w:t>
        </w:r>
      </w:ins>
      <w:ins w:id="581" w:author="没感情的打工人" w:date="2022-11-14T14:00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我让</w:t>
        </w:r>
      </w:ins>
      <w:ins w:id="582" w:author="没感情的打工人" w:date="2022-11-14T14:00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你</w:t>
        </w:r>
      </w:ins>
      <w:ins w:id="583" w:author="没感情的打工人" w:date="2022-11-14T14:00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查的</w:t>
        </w:r>
      </w:ins>
      <w:ins w:id="584" w:author="没感情的打工人" w:date="2022-11-14T14:00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事</w:t>
        </w:r>
      </w:ins>
      <w:ins w:id="585" w:author="没感情的打工人" w:date="2022-11-14T14:00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呢</w:t>
        </w:r>
      </w:ins>
      <w:ins w:id="586" w:author="没感情的打工人" w:date="2022-11-14T14:00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宋芸：王婧</w:t>
      </w:r>
      <w:ins w:id="587" w:author="没感情的打工人" w:date="2022-11-14T14:00:3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那个女人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最近私下和二小姐来往不少。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</w:t>
      </w:r>
      <w:ins w:id="588" w:author="没感情的打工人" w:date="2022-11-14T14:00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冷笑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：我就猜到是那对母女，</w:t>
      </w:r>
      <w:ins w:id="589" w:author="没感情的打工人" w:date="2022-11-14T14:01:1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这</w:t>
        </w:r>
      </w:ins>
      <w:ins w:id="590" w:author="没感情的打工人" w:date="2022-11-14T14:01:1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是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看我回来继承家业</w:t>
      </w:r>
      <w:ins w:id="591" w:author="没感情的打工人" w:date="2022-11-14T14:01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坐不住了</w:t>
        </w:r>
      </w:ins>
      <w:ins w:id="592" w:author="没感情的打工人" w:date="2022-11-14T14:01:3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吧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593" w:author="没感情的打工人" w:date="2022-11-14T14:01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犹疑</w:t>
        </w:r>
      </w:ins>
      <w:ins w:id="594" w:author="没感情的打工人" w:date="2022-11-14T14:01:5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后</w:t>
        </w:r>
      </w:ins>
      <w:ins w:id="595" w:author="没感情的打工人" w:date="2022-11-14T14:01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出口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：大小姐，老爷身体不好，</w:t>
      </w:r>
      <w:ins w:id="596" w:author="没感情的打工人" w:date="2022-11-14T14:03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他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担心</w:t>
      </w:r>
      <w:ins w:id="597" w:author="没感情的打工人" w:date="2022-11-14T14:03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不能</w:t>
        </w:r>
      </w:ins>
      <w:ins w:id="598" w:author="没感情的打工人" w:date="2022-11-14T14:03:2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护你周全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599" w:author="没感情的打工人" w:date="2022-11-14T14:02:1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所以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……老爷想让萧大少爷来顾氏帮你。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顾晓月：萧景延？和我订过娃娃亲的那个吗？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宋芸：是</w:t>
      </w:r>
      <w:ins w:id="600" w:author="没感情的打工人" w:date="2022-11-14T14:03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顾晓月：我的事不用</w:t>
      </w:r>
      <w:ins w:id="601" w:author="没感情的打工人" w:date="2022-11-14T14:04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他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操心，更不用别人来帮我，行了，快进去吧。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第二场 咖啡店内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</w:t>
      </w:r>
      <w:ins w:id="602" w:author="没感情的打工人" w:date="2022-11-14T14:04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拿着</w:t>
        </w:r>
      </w:ins>
      <w:ins w:id="603" w:author="没感情的打工人" w:date="2022-11-14T14:04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冰袋帮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王婧敷脸</w:t>
      </w:r>
      <w:ins w:id="604" w:author="没感情的打工人" w:date="2022-11-14T14:04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顾晓月带着宋芸走过去】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顾晓月不满：老公，她自己又不是</w:t>
      </w:r>
      <w:ins w:id="605" w:author="没感情的打工人" w:date="2022-11-14T14:05:0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没有</w:t>
        </w:r>
      </w:ins>
      <w:ins w:id="606" w:author="没感情的打工人" w:date="2022-11-14T14:05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……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陈颂不悦：你打的人还好意思说</w:t>
      </w:r>
      <w:ins w:id="607" w:author="没感情的打工人" w:date="2022-11-14T14:05:4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王小姐心善，不追究你，你快谢谢人家。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608" w:author="没感情的打工人" w:date="2022-11-14T14:06:3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瞪着</w:t>
        </w:r>
      </w:ins>
      <w:ins w:id="609" w:author="没感情的打工人" w:date="2022-11-14T14:06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两人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os：姑爷也太不检点了，</w:t>
      </w:r>
      <w:ins w:id="610" w:author="没感情的打工人" w:date="2022-11-14T14:06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就这</w:t>
        </w:r>
      </w:ins>
      <w:ins w:id="611" w:author="没感情的打工人" w:date="2022-11-14T14:06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长相和</w:t>
        </w:r>
      </w:ins>
      <w:ins w:id="612" w:author="没感情的打工人" w:date="2022-11-14T14:07:0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德行</w:t>
        </w:r>
      </w:ins>
      <w:ins w:id="613" w:author="没感情的打工人" w:date="2022-11-14T14:07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给我们家小姐提鞋都不配</w:t>
      </w:r>
      <w:ins w:id="614" w:author="没感情的打工人" w:date="2022-11-14T14:06:4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！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宋芸出声</w:t>
      </w:r>
      <w:ins w:id="615" w:author="没感情的打工人" w:date="2022-11-14T14:07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：</w:t>
        </w:r>
      </w:ins>
      <w:ins w:id="616" w:author="没感情的打工人" w:date="2022-11-14T14:07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看来</w:t>
        </w:r>
      </w:ins>
      <w:ins w:id="617" w:author="没感情的打工人" w:date="2022-11-14T14:07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陈</w:t>
        </w:r>
      </w:ins>
      <w:ins w:id="618" w:author="没感情的打工人" w:date="2022-11-14T14:07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先生</w:t>
        </w:r>
      </w:ins>
      <w:ins w:id="619" w:author="没感情的打工人" w:date="2022-11-14T14:07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在</w:t>
        </w:r>
      </w:ins>
      <w:ins w:id="620" w:author="没感情的打工人" w:date="2022-11-14T14:07:5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忙啊</w:t>
        </w:r>
      </w:ins>
      <w:ins w:id="621" w:author="没感情的打工人" w:date="2022-11-14T14:08:0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622" w:author="没感情的打工人" w:date="2022-11-14T14:07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我</w:t>
        </w:r>
      </w:ins>
      <w:ins w:id="623" w:author="没感情的打工人" w:date="2022-11-14T14:07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来的不是</w:t>
        </w:r>
      </w:ins>
      <w:ins w:id="624" w:author="没感情的打工人" w:date="2022-11-14T14:07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时候</w:t>
        </w:r>
      </w:ins>
      <w:ins w:id="625" w:author="没感情的打工人" w:date="2022-11-14T14:08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吧</w:t>
        </w:r>
      </w:ins>
      <w:ins w:id="626" w:author="没感情的打工人" w:date="2022-11-14T14:08:0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？</w:t>
        </w:r>
      </w:ins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【陈颂看到宋芸手中合同文件</w:t>
      </w:r>
      <w:ins w:id="627" w:author="没感情的打工人" w:date="2022-11-14T14:08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628" w:author="没感情的打工人" w:date="2022-11-14T14:08:2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立马</w:t>
        </w:r>
      </w:ins>
      <w:ins w:id="629" w:author="没感情的打工人" w:date="2022-11-14T14:08:2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扔下</w:t>
        </w:r>
      </w:ins>
      <w:ins w:id="630" w:author="没感情的打工人" w:date="2022-11-14T14:08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冰袋</w:t>
        </w:r>
      </w:ins>
      <w:ins w:id="631" w:author="没感情的打工人" w:date="2022-11-14T14:08:2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】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陈颂诧异，起身</w:t>
      </w:r>
      <w:ins w:id="632" w:author="没感情的打工人" w:date="2022-11-14T14:08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伸手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：原来是宋总啊，我们宴会上见过，幸会幸会。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633" w:author="没感情的打工人" w:date="2022-11-14T14:08:4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无视</w:t>
        </w:r>
      </w:ins>
      <w:ins w:id="634" w:author="没感情的打工人" w:date="2022-11-14T14:08:4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那双</w:t>
        </w:r>
      </w:ins>
      <w:ins w:id="635" w:author="没感情的打工人" w:date="2022-11-14T14:08:5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</w:t>
      </w:r>
      <w:ins w:id="636" w:author="没感情的打工人" w:date="2022-11-14T14:09:0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坐下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：顾氏</w:t>
      </w:r>
      <w:ins w:id="637" w:author="没感情的打工人" w:date="2022-11-14T14:13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不是</w:t>
        </w:r>
      </w:ins>
      <w:ins w:id="638" w:author="没感情的打工人" w:date="2022-11-14T14:13:5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只有</w:t>
        </w:r>
      </w:ins>
      <w:ins w:id="639" w:author="没感情的打工人" w:date="2022-11-14T14:10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陈先生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公司</w:t>
      </w:r>
      <w:ins w:id="640" w:author="没感情的打工人" w:date="2022-11-14T14:14:04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一家</w:t>
        </w:r>
      </w:ins>
      <w:ins w:id="641" w:author="没感情的打工人" w:date="2022-11-14T14:14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合作</w:t>
        </w:r>
      </w:ins>
      <w:ins w:id="642" w:author="没感情的打工人" w:date="2022-11-14T14:14:0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伙伴</w:t>
        </w:r>
      </w:ins>
      <w:ins w:id="643" w:author="没感情的打工人" w:date="2022-11-14T14:14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644" w:author="没感情的打工人" w:date="2022-11-14T14:14:4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很多</w:t>
        </w:r>
      </w:ins>
      <w:ins w:id="645" w:author="没感情的打工人" w:date="2022-11-14T14:14:4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事</w:t>
        </w:r>
      </w:ins>
      <w:ins w:id="646" w:author="没感情的打工人" w:date="2022-11-14T14:14:4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等着我</w:t>
        </w:r>
      </w:ins>
      <w:ins w:id="647" w:author="没感情的打工人" w:date="2022-11-14T14:14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处理的，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今天</w:t>
      </w:r>
      <w:ins w:id="648" w:author="没感情的打工人" w:date="2022-11-14T14:17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抽</w:t>
        </w:r>
      </w:ins>
      <w:ins w:id="649" w:author="没感情的打工人" w:date="2022-11-14T14:17:1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空</w:t>
        </w:r>
      </w:ins>
      <w:ins w:id="650" w:author="没感情的打工人" w:date="2022-11-14T14:16:5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出来</w:t>
        </w:r>
      </w:ins>
      <w:ins w:id="651" w:author="没感情的打工人" w:date="2022-11-14T14:16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完全是看在你老婆的面子上。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陈颂震惊指顾晓月：她？（对顾晓月）你竟然是宋总的朋友，之前怎么不说？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第二十二集：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none"/>
          <w:lang w:val="en-US" w:eastAsia="zh-CN"/>
        </w:rPr>
        <w:t>人物：顾晓月 陈颂 王婧 宋芸</w:t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highlight w:val="yellow"/>
          <w:lang w:val="en-US" w:eastAsia="zh-CN"/>
        </w:rPr>
        <w:t>第一场 咖啡店内 日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顾晓月支支吾吾：我……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宋芸抢先：我和晓月的私事还要一一向你汇报吗？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</w:t>
      </w:r>
      <w:ins w:id="652" w:author="没感情的打工人" w:date="2022-11-14T14:18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讨好</w:t>
        </w:r>
      </w:ins>
      <w:ins w:id="653" w:author="没感情的打工人" w:date="2022-11-14T14:18:1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地</w:t>
        </w:r>
      </w:ins>
      <w:ins w:id="654" w:author="没感情的打工人" w:date="2022-11-14T14:18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对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</w:t>
      </w:r>
      <w:ins w:id="655" w:author="没感情的打工人" w:date="2022-11-14T14:18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笑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：不敢不敢，我老婆平时都在家当全职太太享福的，没想到还有宋总这样的朋友，实在是好福气。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宋芸：你</w:t>
      </w:r>
      <w:ins w:id="656" w:author="没感情的打工人" w:date="2022-11-14T14:18:5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能</w:t>
        </w:r>
      </w:ins>
      <w:ins w:id="657" w:author="没感情的打工人" w:date="2022-11-14T14:19:0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娶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晓月才是</w:t>
      </w:r>
      <w:ins w:id="658" w:author="没感情的打工人" w:date="2022-11-14T14:19:1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好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福气，</w:t>
      </w:r>
      <w:ins w:id="659" w:author="没感情的打工人" w:date="2022-11-14T14:19:29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该好好珍惜</w:t>
        </w:r>
      </w:ins>
      <w:ins w:id="660" w:author="没感情的打工人" w:date="2022-11-14T14:19:3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（斜睨王婧）你旁边</w:t>
      </w:r>
      <w:ins w:id="661" w:author="没感情的打工人" w:date="2022-11-14T14:20:05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那位</w:t>
        </w:r>
      </w:ins>
      <w:ins w:id="662" w:author="没感情的打工人" w:date="2022-11-14T14:20:0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小姐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，如果没记错的话我也认识。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陈颂：是啊，王小姐之前和顾氏也有合作的。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宋芸装作恍然大悟：</w:t>
      </w:r>
      <w:ins w:id="663" w:author="没感情的打工人" w:date="2022-11-14T14:20:2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哦我</w:t>
        </w:r>
      </w:ins>
      <w:ins w:id="664" w:author="没感情的打工人" w:date="2022-11-14T14:20:30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想起来了，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王小姐工作能力有限，歪心思却不少，顾氏</w:t>
      </w:r>
      <w:ins w:id="665" w:author="没感情的打工人" w:date="2022-11-14T14:21:3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向来</w:t>
        </w:r>
      </w:ins>
      <w:ins w:id="666" w:author="没感情的打工人" w:date="2022-11-14T14:21:41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洁身自好，</w:t>
        </w:r>
      </w:ins>
      <w:ins w:id="667" w:author="没感情的打工人" w:date="2022-11-14T14:21:4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所以</w:t>
        </w:r>
      </w:ins>
      <w:ins w:id="668" w:author="没感情的打工人" w:date="2022-11-14T14:21:56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提前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结束了和她公司</w:t>
      </w:r>
      <w:ins w:id="669" w:author="没感情的打工人" w:date="2022-11-14T14:21:18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的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所有合作，陈先生和她关系似乎很好？</w:t>
      </w: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【陈颂立马变了脸色，</w:t>
      </w:r>
      <w:ins w:id="670" w:author="没感情的打工人" w:date="2022-11-14T14:22:17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远离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王婧</w:t>
      </w:r>
      <w:ins w:id="671" w:author="没感情的打工人" w:date="2022-11-14T14:22:22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，</w:t>
        </w:r>
      </w:ins>
      <w:ins w:id="672" w:author="没感情的打工人" w:date="2022-11-14T14:22:23Z">
        <w:r>
          <w:rPr>
            <w:rFonts w:hint="eastAsia" w:asciiTheme="minorEastAsia" w:hAnsiTheme="minorEastAsia" w:cstheme="minorEastAsia"/>
            <w:b w:val="0"/>
            <w:bCs w:val="0"/>
            <w:sz w:val="24"/>
            <w:szCs w:val="24"/>
            <w:highlight w:val="none"/>
            <w:lang w:val="en-US" w:eastAsia="zh-CN"/>
          </w:rPr>
          <w:t>坐到</w:t>
        </w:r>
      </w:ins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顾晓月旁边】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陈颂：没有没有，就是认识而已。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【王婧瞪了一眼宋芸，然后起身】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王婧：既然顾氏的人这么不待见我，那我先走了。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陈颂尴尬一笑：舒总，别理不相干的人，我们聊聊合作吧。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【王婧愤怒，跺脚离开】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第二场 车前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陈颂：没想到宋总在顾氏这么有话语权，合同还在走流程，今天见面就直接签了。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</w:t>
      </w:r>
      <w:ins w:id="673" w:author="没感情的打工人" w:date="2022-11-14T14:26:53Z">
        <w:r>
          <w:rPr>
            <w:rFonts w:hint="eastAsia"/>
            <w:sz w:val="24"/>
            <w:szCs w:val="24"/>
            <w:lang w:val="en-US" w:eastAsia="zh-CN"/>
          </w:rPr>
          <w:t>高兴</w:t>
        </w:r>
      </w:ins>
      <w:r>
        <w:rPr>
          <w:rFonts w:hint="eastAsia"/>
          <w:sz w:val="24"/>
          <w:szCs w:val="24"/>
          <w:lang w:val="en-US" w:eastAsia="zh-CN"/>
        </w:rPr>
        <w:t>：你现在总该相信我没有出轨傍大款了吧。</w:t>
      </w:r>
    </w:p>
    <w:p>
      <w:pPr>
        <w:rPr>
          <w:ins w:id="674" w:author="没感情的打工人" w:date="2022-11-14T14:28:26Z"/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陈颂：嗯</w:t>
      </w:r>
      <w:ins w:id="675" w:author="没感情的打工人" w:date="2022-11-14T14:26:39Z">
        <w:r>
          <w:rPr>
            <w:rFonts w:hint="eastAsia"/>
            <w:sz w:val="24"/>
            <w:szCs w:val="24"/>
            <w:lang w:val="en-US" w:eastAsia="zh-CN"/>
          </w:rPr>
          <w:t>，但</w:t>
        </w:r>
      </w:ins>
      <w:ins w:id="676" w:author="没感情的打工人" w:date="2022-11-14T14:26:50Z">
        <w:r>
          <w:rPr>
            <w:rFonts w:hint="eastAsia"/>
            <w:sz w:val="24"/>
            <w:szCs w:val="24"/>
            <w:lang w:val="en-US" w:eastAsia="zh-CN"/>
          </w:rPr>
          <w:t>我</w:t>
        </w:r>
      </w:ins>
      <w:r>
        <w:rPr>
          <w:rFonts w:hint="eastAsia"/>
          <w:sz w:val="24"/>
          <w:szCs w:val="24"/>
          <w:lang w:val="en-US" w:eastAsia="zh-CN"/>
        </w:rPr>
        <w:t>以前怎么没听你说过认识宋总？你要是早点介绍给我</w:t>
      </w:r>
      <w:ins w:id="677" w:author="没感情的打工人" w:date="2022-11-14T14:27:18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678" w:author="没感情的打工人" w:date="2022-11-14T14:27:23Z">
        <w:r>
          <w:rPr>
            <w:rFonts w:hint="eastAsia"/>
            <w:sz w:val="24"/>
            <w:szCs w:val="24"/>
            <w:lang w:val="en-US" w:eastAsia="zh-CN"/>
          </w:rPr>
          <w:t>我</w:t>
        </w:r>
      </w:ins>
      <w:ins w:id="679" w:author="没感情的打工人" w:date="2022-11-14T14:27:24Z">
        <w:r>
          <w:rPr>
            <w:rFonts w:hint="eastAsia"/>
            <w:sz w:val="24"/>
            <w:szCs w:val="24"/>
            <w:lang w:val="en-US" w:eastAsia="zh-CN"/>
          </w:rPr>
          <w:t>至于</w:t>
        </w:r>
      </w:ins>
      <w:ins w:id="680" w:author="没感情的打工人" w:date="2022-11-14T14:27:25Z">
        <w:r>
          <w:rPr>
            <w:rFonts w:hint="eastAsia"/>
            <w:sz w:val="24"/>
            <w:szCs w:val="24"/>
            <w:lang w:val="en-US" w:eastAsia="zh-CN"/>
          </w:rPr>
          <w:t>被</w:t>
        </w:r>
      </w:ins>
      <w:r>
        <w:rPr>
          <w:rFonts w:hint="eastAsia"/>
          <w:sz w:val="24"/>
          <w:szCs w:val="24"/>
          <w:lang w:val="en-US" w:eastAsia="zh-CN"/>
        </w:rPr>
        <w:t>催债</w:t>
      </w:r>
      <w:ins w:id="681" w:author="没感情的打工人" w:date="2022-11-14T14:27:33Z">
        <w:r>
          <w:rPr>
            <w:rFonts w:hint="eastAsia"/>
            <w:sz w:val="24"/>
            <w:szCs w:val="24"/>
            <w:lang w:val="en-US" w:eastAsia="zh-CN"/>
          </w:rPr>
          <w:t>的</w:t>
        </w:r>
      </w:ins>
      <w:ins w:id="682" w:author="没感情的打工人" w:date="2022-11-14T14:27:35Z">
        <w:r>
          <w:rPr>
            <w:rFonts w:hint="eastAsia"/>
            <w:sz w:val="24"/>
            <w:szCs w:val="24"/>
            <w:lang w:val="en-US" w:eastAsia="zh-CN"/>
          </w:rPr>
          <w:t>找上门</w:t>
        </w:r>
      </w:ins>
      <w:ins w:id="683" w:author="没感情的打工人" w:date="2022-11-14T14:27:36Z">
        <w:r>
          <w:rPr>
            <w:rFonts w:hint="eastAsia"/>
            <w:sz w:val="24"/>
            <w:szCs w:val="24"/>
            <w:lang w:val="en-US" w:eastAsia="zh-CN"/>
          </w:rPr>
          <w:t>吗？</w:t>
        </w:r>
      </w:ins>
    </w:p>
    <w:p>
      <w:pPr>
        <w:rPr>
          <w:ins w:id="684" w:author="没感情的打工人" w:date="2022-11-14T14:28:40Z"/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</w:t>
      </w:r>
      <w:ins w:id="685" w:author="没感情的打工人" w:date="2022-11-14T14:28:49Z">
        <w:r>
          <w:rPr>
            <w:rFonts w:hint="eastAsia"/>
            <w:sz w:val="24"/>
            <w:szCs w:val="24"/>
            <w:lang w:val="en-US" w:eastAsia="zh-CN"/>
          </w:rPr>
          <w:t>支支吾吾</w:t>
        </w:r>
      </w:ins>
      <w:ins w:id="686" w:author="没感情的打工人" w:date="2022-11-14T14:28:37Z">
        <w:r>
          <w:rPr>
            <w:rFonts w:hint="eastAsia"/>
            <w:sz w:val="24"/>
            <w:szCs w:val="24"/>
            <w:lang w:val="en-US" w:eastAsia="zh-CN"/>
          </w:rPr>
          <w:t>：</w:t>
        </w:r>
      </w:ins>
      <w:ins w:id="687" w:author="没感情的打工人" w:date="2022-11-14T14:28:38Z">
        <w:r>
          <w:rPr>
            <w:rFonts w:hint="eastAsia"/>
            <w:sz w:val="24"/>
            <w:szCs w:val="24"/>
            <w:lang w:val="en-US" w:eastAsia="zh-CN"/>
          </w:rPr>
          <w:t>我</w:t>
        </w:r>
      </w:ins>
      <w:ins w:id="688" w:author="没感情的打工人" w:date="2022-11-14T14:28:40Z">
        <w:r>
          <w:rPr>
            <w:rFonts w:hint="eastAsia"/>
            <w:sz w:val="24"/>
            <w:szCs w:val="24"/>
            <w:lang w:val="en-US" w:eastAsia="zh-CN"/>
          </w:rPr>
          <w:t>……</w:t>
        </w:r>
      </w:ins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</w:t>
      </w:r>
      <w:ins w:id="689" w:author="没感情的打工人" w:date="2022-11-14T14:28:54Z">
        <w:r>
          <w:rPr>
            <w:rFonts w:hint="eastAsia"/>
            <w:sz w:val="24"/>
            <w:szCs w:val="24"/>
            <w:lang w:val="en-US" w:eastAsia="zh-CN"/>
          </w:rPr>
          <w:t>语气</w:t>
        </w:r>
      </w:ins>
      <w:ins w:id="690" w:author="没感情的打工人" w:date="2022-11-14T14:28:56Z">
        <w:r>
          <w:rPr>
            <w:rFonts w:hint="eastAsia"/>
            <w:sz w:val="24"/>
            <w:szCs w:val="24"/>
            <w:lang w:val="en-US" w:eastAsia="zh-CN"/>
          </w:rPr>
          <w:t>冷下来</w:t>
        </w:r>
      </w:ins>
      <w:ins w:id="691" w:author="没感情的打工人" w:date="2022-11-14T14:28:43Z">
        <w:r>
          <w:rPr>
            <w:rFonts w:hint="eastAsia"/>
            <w:sz w:val="24"/>
            <w:szCs w:val="24"/>
            <w:lang w:val="en-US" w:eastAsia="zh-CN"/>
          </w:rPr>
          <w:t>：</w:t>
        </w:r>
      </w:ins>
      <w:r>
        <w:rPr>
          <w:rFonts w:hint="eastAsia"/>
          <w:sz w:val="24"/>
          <w:szCs w:val="24"/>
          <w:lang w:val="en-US" w:eastAsia="zh-CN"/>
        </w:rPr>
        <w:t>晓月，你老实交代吧，我都知道了。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顾晓月慌张：什么？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陈颂：还装傻，你和王婧在外面吵的那些话我都听到了。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第二十三集：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人物：陈颂 顾晓月 王婧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 xml:space="preserve"> 车前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日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顾晓月犹豫：老公……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陈颂：我听到你们说什么隐瞒欺骗，晓月，你是故意瞒着和宋总的朋友关系，害我被追债的找上门吗？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顾晓月松一口气，委屈：老公，你不要听王婧胡说，我只是忘了和你说……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陈颂：你怎么不忘了吃饭呢！行了我不计较了，不过以后一定要在宋总面前多替我美言几句，争取给公司多要几个好项目。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顾晓月点头：你放心，有我朋友在，公司一定会越来越好的！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陈颂抱住顾晓月：老婆你真好。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【顾晓月回抱陈颂，一脸幸福。这时，陈颂手机弹出一条消息，陈颂就着抱顾晓月的姿势拿出来看，眯起眼睛，推开顾晓月】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陈颂：我要回公司工作，你打车回去吧。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顾晓月：我和你一起。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陈颂：你看看你不修边幅的样子，我怎么好意思带你去公司，听话。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顾晓月失落：那你记得早点回来，今晚要一起给乐乐过生日。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陈颂不耐烦点头：嗯嗯（拉开车门，想起什么又抬头）对了【顾晓月眼睛发亮】买点草莓回去给妈道歉。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顾晓月眼神黯淡下去：我知道了……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车内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【陈颂打开手机看着王婧发来露骨的照片，猥琐笑】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王婧发来语音：陈颂，我脸好像肿了，你来替我看看吧？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陈颂舌头舔嘴唇：神医就这来了。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地下车库 日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【陈颂在车前抽烟，王婧扭着屁股走上去】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王婧：好看吗，我刚刚逛街买的新裙子。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陈颂眯眼：脸不疼了？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王婧：我要是不说脸疼，别人家的老公怎么肯来找我呢？陈颂，其实我一直对你有好感，我不信你感觉不出来……【凑近，用胸去贴陈颂胳膊】</w:t>
      </w: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第二十四集：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人物：陈颂 王婧 顾晓月 陈乐乐 婆婆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地下车库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陈颂扔下烟，把王婧抵到车上，挑起她下巴：顾小姐，以前你和顾氏合作时对我忽冷忽热，现在换我和顾氏合作了，你恨不得主动贴上来，这心思太明显了吧。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王婧暧昧笑：你懂我，所以说嘛，我俩才是一样的人，那个顾晓月配不上你。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陈颂：所以呢？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王婧抬起膝盖去磨陈颂下身：陈总可别装傻，我的意思还不明显吗？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陈颂喘气：那我得验验货【摸王婧身体】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王婧：去车上，还没玩过这么野的呢。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陈颂：骚货！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【陈颂在王婧屁股上狠狠捏了一把】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陈家客厅 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【顾晓月抱着陈乐乐坐在沙发前，特写时针走向12点】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陈乐乐：爸爸呢？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顾晓月：爸爸答应陪乐乐过生日，一定会回来的。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【突然，啪一声，灯关了，黑暗中传来婆婆的声音】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婆婆：要死啊，半夜不睡觉浪费电。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【昏暗中，乐乐扑进顾晓月怀里】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陈乐乐：妈妈我怕。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顾晓月拍陈乐乐的背：不怕，奶奶是故意灭灯让乐乐许愿呢。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陈乐乐：我许愿，我希望爸爸、奶奶多喜欢一点我和妈妈。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【顾晓月抱紧陈乐乐，流泪】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陈氏公司楼下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【顾晓月一手拿饭盒，一手牵着陈乐乐来到陈氏楼下的对面】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顾晓月：爸爸昨晚没回来，肯定是熬夜工作了，你待会乖点，不要吵闹。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陈乐乐点头：嗯（突然抬手指）爸爸的车！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【陈颂的车靠边停下，陈颂仅着衬衫下车，一脸纵欲过度】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顾晓月欲过去：陈……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【突然，副驾门也开了，王婧披着陈颂的外套下车，顾晓月愣住】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第二十五集：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人物：陈颂 王婧 顾晓月 陈乐乐 婆婆 婆婆两个好友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陈氏公司楼下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【王婧和陈颂卿卿我我，顾晓月盖住陈乐乐的眼睛，带着她转身往回走】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陈乐乐：妈妈，我们不给爸爸送饭了吗？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顾晓月哽咽：爸爸不饿。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陈乐乐：妈妈你哪里痛，为什么哭了？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顾晓月蹲下，抱住陈乐乐：妈妈心痛，但为了乐乐，妈妈会坚持的。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【陈乐乐用小手擦顾晓月的泪】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陈乐乐：妈妈不用为我坚持，告诉妈妈一个秘密，我昨天还偷偷许了另一个愿望哦，就是妈妈每天开心。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【顾晓月抱住陈乐乐痛哭】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陈家客厅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【顾晓月和陈乐乐回来。</w:t>
      </w:r>
      <w:commentRangeStart w:id="0"/>
      <w:r>
        <w:rPr>
          <w:rFonts w:hint="eastAsia"/>
          <w:sz w:val="24"/>
          <w:szCs w:val="24"/>
          <w:lang w:val="en-US" w:eastAsia="zh-CN"/>
        </w:rPr>
        <w:t>婆婆和几个朋友在家搓麻将</w:t>
      </w:r>
      <w:commentRangeEnd w:id="0"/>
      <w:r>
        <w:commentReference w:id="0"/>
      </w:r>
      <w:r>
        <w:rPr>
          <w:rFonts w:hint="eastAsia"/>
          <w:sz w:val="24"/>
          <w:szCs w:val="24"/>
          <w:lang w:val="en-US" w:eastAsia="zh-CN"/>
        </w:rPr>
        <w:t>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婆婆：又跑去哪偷懒了？给我们洗点水果端上来。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顾晓月：妈，我身体不舒服，我带乐乐回房休息会。</w:t>
      </w:r>
    </w:p>
    <w:p>
      <w:pPr>
        <w:rPr>
          <w:rFonts w:hint="eastAsia"/>
          <w:sz w:val="24"/>
          <w:szCs w:val="24"/>
          <w:lang w:val="en-US" w:eastAsia="zh-CN"/>
        </w:rPr>
      </w:pPr>
      <w:commentRangeStart w:id="1"/>
      <w:r>
        <w:rPr>
          <w:rFonts w:hint="eastAsia"/>
          <w:sz w:val="24"/>
          <w:szCs w:val="24"/>
          <w:lang w:val="en-US" w:eastAsia="zh-CN"/>
        </w:rPr>
        <w:t>婆婆</w:t>
      </w:r>
      <w:commentRangeEnd w:id="1"/>
      <w:r>
        <w:commentReference w:id="1"/>
      </w:r>
      <w:r>
        <w:rPr>
          <w:rFonts w:hint="eastAsia"/>
          <w:sz w:val="24"/>
          <w:szCs w:val="24"/>
          <w:lang w:val="en-US" w:eastAsia="zh-CN"/>
        </w:rPr>
        <w:t>扔下手中麻将：不舒服还能出去野！快，别耽误我和姐妹们打麻将！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顾晓月：妈，你一天到晚就知道使唤我，却没管过你儿子，你知道我刚出去看到什么了嘛？我看到陈颂和其他女人搂搂抱抱！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婆婆生气：你少诬陷我儿子，让你干点活还不乐意了，故意当着这么多人面给我难堪是吧？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</w:t>
      </w:r>
      <w:commentRangeStart w:id="2"/>
      <w:r>
        <w:rPr>
          <w:rFonts w:hint="eastAsia"/>
          <w:sz w:val="24"/>
          <w:szCs w:val="24"/>
          <w:lang w:val="en-US" w:eastAsia="zh-CN"/>
        </w:rPr>
        <w:t>婆婆过去推一把顾晓月，顾晓月后腰撞倒桌角，嘶痛出声</w:t>
      </w:r>
      <w:commentRangeEnd w:id="2"/>
      <w:r>
        <w:commentReference w:id="2"/>
      </w:r>
      <w:r>
        <w:rPr>
          <w:rFonts w:hint="eastAsia"/>
          <w:sz w:val="24"/>
          <w:szCs w:val="24"/>
          <w:lang w:val="en-US" w:eastAsia="zh-CN"/>
        </w:rPr>
        <w:t>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陈乐乐张来手臂：奶奶坏，不许打妈妈。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婆婆：死丫头！竟敢骂我，皮痒了是吧！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【婆婆拿来鸡毛掸子，顾晓月慌，抱住陈乐乐】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顾晓月：妈我错了，我现在就去洗水果。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【婆婆哼一声，扔下鸡毛掸子】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陈家客厅 日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婆婆好友1：你管教儿媳妇挺有一套呀，快分享一下经验。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婆婆：不听话就得打，我儿子现在可是和顾氏谈项目的大老板了，这顾晓月哪点配得上他，再不勤快点，我迟早把她赶出去。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婆婆好友2：喲这么大家业了，那还不快要个孙儿，以后可以继承着。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婆婆白眼：我想要，人不肯生啊，整日看着家里那小赔钱货，气得我整宿睡不好。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婆婆好友1：听说李姐重金求女，不然你把孙女送过去，这没了孩子她肯定愿意生了。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婆婆停下打麻将的手：好主意，你和我具体说说！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第二十六集：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人物：顾晓月 陈颂 婆婆 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【顾晓月在熨陈颂的西装，发现从口袋里抽出女式丝袜】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顾晓月拿着丝袜到餐桌，心灰意冷：老公，你昨晚是不是和那个王婧在一起？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陈颂无视：能不能别疑神疑鬼的，我说了在加班。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顾晓月苦笑：加班？我今早去公司找你了。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【陈颂抬头有些慌张，婆婆闻声出来】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婆婆：大晚上吵什么吵？帮我儿子搭了个关系就以为是家里大功臣了，敢对着我儿子大呼小叫了是吧？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婆婆把顾晓月推倒：没有你，我儿子照样可以！！！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顾晓月紧捏衬衣，内心os：没有我，陈颂还真的就不可以，顾氏从不给人收拾烂摊子。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顾晓月忍下情绪，站起来：既然妈都这样说了，那我不管了。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顾晓月环顾四周：乐乐呢？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【婆婆慌张，顾晓月注意到】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顾晓月：妈，你傍晚说带乐乐去买草莓，她人呢？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婆婆：我……我怎么知道，可能在楼下玩吧。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顾晓月有些慌张，转身：那我去找找，找不到该报警了。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婆婆瞪大眼，拉住顾晓月：乐乐……不在楼下，我带她去过好日子了。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顾晓月震惊：什么意思？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婆婆低头，支支吾吾：就是家在香江的李姐，人家做生意可有钱了，老年孤独就想要个孙女陪伴，乐乐跟着她会享福的……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顾晓月大声：你把乐乐送人了？！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陈颂：晓月，别对我妈大吼大叫（看婆婆）妈，你把乐乐过继给李姐了？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婆婆坐到陈颂身边：儿子啊，妈也是为了你们好，你们不能被小女孩拖累，得趁年轻赶紧生个男孩……再说了李姐给了不少钱呢！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顾晓月难以置信：所以，为了钱，你亲手把孙女卖了？！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第二十七集：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陈颂 婆婆  萧景延 陈乐乐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陈颂：你说话有必要这么难听吗？李姐是我妈朋友，什么卖不卖的，你想见乐乐随时和李姐说一声就行。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婆婆：就是就是，乐乐是去李姐家当大小姐的。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顾晓月：我不稀罕！我也有能力让乐乐当大小姐！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陈颂白眼：大晚上别发疯，你不乐意大不了明天去接回来。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婆婆着急：那哪行，李姐给的钱我都花一半了！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【突然，婆婆电话响】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婆婆接起：诶李姐，（瞪大眼）什么？乐乐不见了？！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顾晓月着急：什么？（抓住婆婆的肩膀）你把乐乐弄哪去了！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婆婆挂电话，眼神躲闪：和我没关系，她不听话，从李姐家跑了。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陈颂劝顾晓月：别激动，跑了去找就行。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顾晓月后退，狠狠看婆婆和陈颂：你们两个人贩子！乐乐要是有个三长两短，我和你们没完！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【顾晓月跑出门，婆婆和陈颂对视】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大街 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【顾晓月奔跑在大街小巷，左右环顾，却始终不见陈乐乐身影】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顾晓月泪流满面，大喊：乐乐，你在哪？不要吓妈妈！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顾晓月在大街上茫然四顾，os：是我错了吗？我放弃一切去守护这个家庭，真的值得吗？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顾晓月大喊：乐乐！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便利店门口 晚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【身着西装的萧景延拿着水从便利店出来，开车门上车，突然被抱住腿】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陈乐乐：爸爸，我想找妈妈。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【萧景延诧异低头】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陈乐乐松开：对不起叔叔，我认错了，因为你和爸爸穿一样的裤子。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萧景延笑：最近还挺巧，不是被错认成老公，就是爸爸。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【萧景延蹲下，把水递给陈乐乐】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萧景延：小朋友，你妈妈叫什么，叔叔带你去找她。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陈乐乐奶声奶气：顾-晓-月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【萧景延诧异】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第二十八集：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陈颂 婆婆  萧景延 陈乐乐 顾老爷子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大街 晚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【顾晓月流着泪，仍在大街上走走停停，突然头晕目眩，晕倒前似乎看到陈乐乐和一个眼熟的男人向她奔过来】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顾家别墅卧室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【卧室里，宋芸、老爷子坐在床边，顾晓月从床上迷迷糊糊醒来】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顾晓月环视四周：我怎么会在这里？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宋芸：大小姐，你晕马路上，被萧少爷给带回来的。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顾晓月：我要回家，我要去找我女儿！【坐起身】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【顾老爷子坐在轮椅里，气到发抖】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顾老爷子：够了，这里就是你的家，你要回哪里去？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顾老爷子：你看看你身上青一块紫一块的，这都是谁打的，我一定不会放过他。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【顾晓月将有淤青的胳膊藏在被子里】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顾晓月：你不要插手我的家事。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顾老爷子：不让我插手，你等着被他们折磨死吗？！堂堂顾大小姐，却像佣人保姆一样伺候着那母子俩！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顾晓月生气：这是我的事，和你无关！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【顾老爷子气得直喘，不再说话】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顾晓月下床：我现在就回去。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宋芸：大小姐你就听老爷一次吧，那个陈颂他不值得！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【顾晓月执意跑到门口，门却先开了</w:t>
      </w:r>
      <w:r>
        <w:rPr>
          <w:rFonts w:hint="eastAsia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萧景延牵着陈乐乐走进来，陈乐乐手里还拿着草莓】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顾晓月激动，抱住陈乐乐：乐乐，你吓死妈妈了！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萧景延：顾晓月，乐乐在这，你就别走了吧。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顾晓月疑惑：怎么又是你？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陈乐乐：妈妈，我喜欢这个叔叔。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萧景延：我昨天一晚上可忙了，先是陪乐乐找妈妈，后面又在马路上救了你，你是不是得好好感谢感谢我呀？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顾晓月诧异：你就是萧景延？和我订娃娃亲的那个大少爷？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第二十九集：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宋芸 顾老爷子 孙美玲 顾雅恩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顾家别墅卧室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萧景延：没错，好久不见。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萧景延挑眉：没想到我的未婚妻过得这么惨，我是不是来晚了？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顾晓月刻意保持距离：我已经结婚有孩子了，小时候订的娃娃亲不能作数。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萧景延逼近：结婚了又不是不能离，更何况你现在的老公还是个人渣。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顾晓月恼怒：你闭嘴！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顾老爷子：晓月，我这次让景延回来，一方面是让他协助你一起管理公司，另一方面也是想让你顺势离开陈家。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顾晓月激动对顾老爷子：你凭什么替我做决定，当初对我不闻不问，现在退休了就让我回来顶上，你把我当什么了？！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宋芸：大小姐，老爷有自己的苦衷。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顾晓月：他有苦衷就可以不顾及我的感受吗？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【传来高跟鞋的声音，以及画外音：老爷，什么事儿动静这么大？孙美玲和顾雅恩一同进来，顾雅恩的目光在萧景延身上多停留了几秒】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顾雅恩：姐姐你终于肯回家了？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顾晓月冷笑：你装什么？背地做了些什么事别以为我不知道！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顾雅恩做伤心状：姐姐，你是不是误会什么了？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顾晓月：二十年前你妈带着你来破坏我的家庭，二十年后你还要破坏我的另一个家庭，顾雅恩，你不就是想要总裁的位置吗？你放心，这次我不会让你得逞的。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【顾晓月推开萧景延的身体，牵着陈乐乐出门】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大街上 白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【顾晓月牵着陈乐乐走，陈乐乐却停住了脚步】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顾晓月：乐乐？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陈乐乐：妈妈，我不想回去了。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顾晓月：乐乐，你不想爸爸和奶奶吗？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陈乐乐：他们对妈妈不好，对乐乐不好，乐乐不喜欢他们了，乐乐只要有妈妈就好。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顾晓月摇头苦笑：我还没乐乐想得明白。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顾晓月对陈乐乐，眼神和语气坚定：妈妈知道了，我们不回去，以后都不回去了。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陈颂 婆婆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酒店门口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【顾晓月招手搭出租车，萧景延出来，拿大衣罩在顾晓月身上】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萧景延调侃：为什么带乐乐住酒店，如果不想回顾家，可以去我别墅。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顾晓月脱下大衣：我和你不熟，不用你装好人！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萧景延：去哪，我送你？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【顾晓月不搭理，萧景延不再多言，打开车门，硬将她塞了进去】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陈家小区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【顾晓月下车，萧景延追上去。】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萧景延不满：为什么还要回渣男家？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顾晓月：大少爷，你很闲吗？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萧景延：对很闲，缺个老婆管我。我说的事情你考虑一下？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顾晓月：考虑什么？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萧景延一本正经：离婚的事。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顾晓月：萧少爷，我再说一遍，请不要干涉我的家庭和生活。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萧景延：你看看你现在还有一点大小姐的样子吗？（萧景延抓住顾晓月的手，顾晓月想挣脱）一个千金大小姐的手，上面都是茧子。你以为赖在陈家能给乐乐一个圆满的家吗？不好的人只会让你们更痛苦！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顾晓月脸色骤变，挣脱手：够了！你回去！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【顾晓月开车门下来】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婆婆：一天了还没回来，干脆以后都别回来了!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陈颂：妈，你说你干嘛要把乐乐送走，我好不容易利用晓月和顾氏攀上关系，下周一还可以见到顾氏女总裁了，你这么一闹，她还愿不愿意帮我都是个问题。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婆婆：她敢不帮！！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【陈颂不接话。】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婆婆：儿子，就她那幅没你不行的样子，等会回来你好好劝两句不就得了。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陈颂：主要是她现在电话不接，信息不回。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婆婆：她又没地方去，估计再过一会儿就自己回来了。不过，你跟妈透透底，你和那位王小姐是不是好上了？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第三十一集：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人物：婆婆 陈颂 顾晓月 萧景延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陈颂：嘘！这事儿你可千万别让晓月知道了，她现在还有利用价值呢，等我用不着她一脚踹了后，我肯定把王婧娶进门来孝顺您。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婆婆高兴：好好好！妈肯定替你瞒着。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【顾晓月站在门口，听到婆婆和陈颂的所有对话，眼眶发红】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顾晓月os：陈颂，你这个忘恩负义的白眼狼！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【顾晓月抹干眼泪进来】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陈颂装作惊喜又担心的样子，上前握住顾晓月的手：晓月，你去哪了？我给你打了无数个电话你都不接，担心死我了。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顾晓月冷冰冰：死不了。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陈颂：你怎么了？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顾晓月：难道你就不想知道乐乐怎么样了吗？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陈颂眼神微妙：都没报案信息，你肯定找到了吧。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顾晓月拂开陈颂的手：是，幸亏乐乐命大，不然我死也不会放过你们！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婆婆坐在沙发上：反正也没出事，放狠话给谁呢这是？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顾晓月：妈，你难道就没有丝毫愧疚之心吗？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陈颂黑脸：人都找回来了，你还要闹到什么时候？！还想不想过了！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【顾晓月刚想回嘴，门被敲响，婆婆撞开顾晓月去开门】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婆婆上下打量：你谁啊？找我儿子吗？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萧景延冷着脸：我找顾晓月！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婆婆回头：我就知道顾晓月你这女人不简单，奸夫居然都找上门来了！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第三十二集：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人物：萧景延 陈颂 婆婆 顾晓月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萧景延：我可以进来吗？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【没等到同意，直接走了进来】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陈颂上前：你是谁？和我老婆什么关系？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萧景延：她手机落我车上了，我上来归还。（向顾晓月扬起手机）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陈颂：她之前和你在一起？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萧景延敷衍：嗯。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陈颂懵逼：谁准你进来了？你和我老婆到底是什么关系？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婆婆：顾晓月，你这个小贱人敢把外面的男人引家里来，看我这次怎么教训你！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萧景延笑：有时间还是先管教管教你儿子吧。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顾晓月抢走手机：现在送到了，你可以走了。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萧景延打量一圈：气氛有些紧张啊，你真不需要我帮忙？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【顾晓月深吸一口气，把萧景延往外推，关上门】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陈颂急，拉住顾晓月：你们竟敢当着我的面眉来眼去，他到底是谁？你们什么关系？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婆婆：敢给我儿子戴绿帽，你真是无法无天了！【扬起巴掌】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顾晓月抓住婆婆手腕，甩开：我没出轨，那个男人我也不熟。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【婆婆顺势要摔倒，陈颂去扶】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陈颂：妈！好你个顾晓月，背着我勾搭男人还敢对妈动手，以为帮我搞个合同就可以在家撒野了是吧！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婆婆哭嚎：这日子过不下去了啊，儿媳都敢打婆婆了……离婚！今天必须和这个毒妇离婚！（手指顾晓月）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叹气：妈，推你的确是我不对，但你不应该送走乐乐，不应该随心所欲对我动手，我们是家人啊，但我身上大大小小的伤，哪一个不是拜你所赐？（哽咽）婆婆：你还冤枉起我来啦，谁知道你身上那些印子是不是刚才那野男人嘬的，一副下贱样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【婆婆拿出准备好的离婚协议书】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婆婆催道：还有，谁跟你一家人啊，签，现在就签！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第三十三集：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人物：婆婆 顾晓月 陈颂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顾晓月看向陈颂：陈颂，妈怎么说无所谓，我只想知道你的想法。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陈颂支支吾吾：我……妈生我养我，我怎么能不听她的，况且，这次是你出轨在先，懂事点，我们好聚好散吧……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婆婆：她做出这么丢脸的事还想好聚好散？门都没有！必须净身出户，陈家的一切都是我儿子辛辛苦苦打拼的，签了字就立马滚。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【顾晓月接过离婚协议书，眼泪顺着脸颊流下来】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顾晓月：陈颂，我再问你一遍，你真的要和我离婚吗？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陈颂偏过头：不离，等着继续戴绿帽子吗？顾晓月，我对你仁至义尽了，签了后也别再联系，只要想起曾经和你这种肮脏的女人睡一张床我就恶心。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顾晓月深呼吸，抹把眼泪：好，对你，我死心了。陈颂，总有一天你会后悔的。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婆婆哼笑：后悔？我巴不得你永远别再进我陈家的门。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顾晓月：我可以签，但我还有最后一个条件。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婆婆：你还敢有条件？装了这么久，果然图的是我陈家的钱！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陈颂：算了，你就让她说吧，毕竟是跟过我陈颂的女人，只要不狮子大开口，我也不会那么绝情。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顾晓月目光带恨：你放心，我不要你的钱，更不要你的房，我的条件很简单（停顿，陈颂和婆婆紧张地盯着顾晓月）乐乐归我。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【婆婆和陈颂舒一口气。】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陈颂：行，女儿跟着妈也比较合适。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婆婆：哼，这还用你说，那赔钱货送我都不要。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【顾晓月摇头笑，大笔挥下自己的名字，陈颂接过协议，毫无犹豫也将自己名字送写上，顾晓月抬头看了陈颂最后一眼】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【婆婆拿着签完名的协议，喜不自禁。看着欢欢喜喜的陈颂和婆婆，顾晓月自嘲笑，欲转身离去】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婆婆厉声：谁准你走了！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第三十四集：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人物：婆婆 顾晓月 陈颂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顾晓月皱眉：还有什么事？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婆婆：把你和那个臭丫头的脏东西收了带走，免得以后借口找这找那的回来勾引我儿子。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顾晓月：你放心，我不会再回来，那些东西我不要了，你随意处置。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婆婆：都离了还把自个当陈家人呢？想让我帮你收拾垃圾？门都没有！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顾晓月无语：我不是这个意思，如果你嫌我用过的东西碍眼，扔了就是。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婆婆：我就等你这句话呢！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陈家小区楼下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【萧景延按开车锁，打开车门，突然停住动作】</w:t>
      </w:r>
    </w:p>
    <w:p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萧景延os：照刚才那情况看，晓月很可能会被人渣一家为难，不行，我得回去看看。</w:t>
      </w:r>
    </w:p>
    <w:p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【萧景延果断关上刚打开的车门】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第三场：陈家门外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【萧景延刚出电梯门，听到顾晓月的声音】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顾晓月冷脸：妈，你适可而止吧……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婆婆一边往外摔东西，一边骂：还叫我妈，你要不要脸啊？！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萧景延目光一沉：怎么回事？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【顾晓月回头，被地上散落的衣物绊了一下，跌进萧景延怀中，两人对视。陈颂正好出来看到这一幕】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陈颂怒：前脚才签了离婚协议，（听到离婚，萧景延诧异，看怀里的顾晓月一眼）后脚就让奸夫来接了，还口口声声说爱我说没出轨，顾晓月，你嘴里到底有几句实话！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顾晓月急忙挣脱萧景延怀抱：老公……（萧景延表情不爽）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陈颂冷笑：别叫这么亲热，我们已经离婚了，这不是正好顺你的意吗，赶紧抱着你的奸夫滚出我家，以后也不要再出现在我眼前了。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顾晓月冷静下来：抱歉，叫习惯了，但我以后会慢慢改掉这个坏习惯。至于是谁出轨，我想你心里清楚的很！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陈颂脸色涨红：清……清楚什么！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第三十五集：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陈颂 婆婆 萧景延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陈家门口 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婆婆：好你个顾晓月，离婚了就恼羞成怒，污蔑我儿子是吧！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萧景延插嘴：人，你们不要了是吗，那我就带走了。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婆婆：哼，顾晓月就是我儿子不要的破鞋！你一个奸夫，她一个破鞋，我看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你们俩还真是绝配！赶紧带走吧，别在这碍我眼了。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【顾晓月看婆婆，被气笑。】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婆婆：看什么看！顾晓月我警告你，离婚是因为你找野男人，可别怪到我儿子身上。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陈颂：妈，别和她说了，吵到邻居出来也难看，再说从今天开始她就不是陈家的人了，你管她和哪个男人厮混。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婆婆：儿子啊，你就是太善良。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【萧景延忍不住笑出声】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陈颂生气：你笑什么……奥对了……趁早提醒你一句，顾晓月是生不出儿子的坑货，你要跟她一起那就是断子绝孙。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【陈颂说完大力关上房门】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【顾晓月捏紧拳头，看着那扇门，萧景延看着她】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萧景延双手插兜：走吧！和陈家的账日后再算！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顾晓月为难：地上这么多东西怎么办？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萧景延笑：这些都是陈家儿媳妇的，顾家大小姐需要的东西顾家全都有，甚至比这好十倍。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顾晓月：你怎么又回来了？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萧景延调侃笑：担心你又被家暴。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顾晓月没好气：那也和你没关系。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萧景延：我知道你可能一时半会接受不了我是你未来丈夫的身份，不过你暂时可以当我是合作伙伴……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顾晓月打断：谁要和你合作了？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萧景延严肃：你未来的敌人可不仅仅是陈家，还有顾家你那位后妈和她女儿，比起你前夫这一家子蠢货，那两个才是值得让你头疼的对手。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第三十六集：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宋芸 顾老爷子 陈颂 王婧 陈乐乐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陈家小区楼下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【萧景延打开车门，顾晓月回头看一眼自己生活了几年的地方，最后下定决心般转过头】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萧景延：送你回酒店，还是去顾家，你自己选。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顾晓月：回顾家吧，我要拿回属于我的一切。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宋家客厅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宋管家急忙跑进来：老爷，老爷，江少爷还真把大小姐给带回来了！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顾老爷子笑：还是景延有本事。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【顾晓月牵着陈乐乐，和萧景延踏进顾家客厅】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顾老爷子看顾晓月，又看陈乐乐：晓月，你知道爸爸等这一天多久了吗？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顾晓月冷声：我回顾家不代表原谅你曾经做的那些事情，还有先说好，往后我在公司做的任何决定你都不能干涉，陈家那边也不用你替去我出气，我有自己的处理办法。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顾老爷子：我老了，管不了你们年轻人的事了，都依你的。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顾晓月软下态度，拍拍陈乐乐的背：叫人。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陈乐乐怯生生看顾老爷子：姥爷好。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顾老爷子喜极而泣，抱住陈乐乐：诶乖孙女，你以后就是我们顾家的小公主了。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【顾晓月欣慰看着眼前一幕，和萧景延对上目光，笑】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王婧公寓门口 傍晚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【王婧穿一件吊带裙去开门，看到陈颂后一把勾进去，陈颂递过去一束花】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陈颂：喜欢吗？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王婧撒娇：喜欢，你怎么这么晚才来，人家好想你啊。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陈颂：想我，还是想我的大宝贝呀？【抱着王婧手摸在王婧腰上】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第三十七集：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陈颂 婆婆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王婧家内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王婧拍陈颂的胸：好坏啊你，当然是想你，人家可一整天都在等你！【抛媚眼】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陈颂：处理了点家事，所以才来迟了，对不起啊，让我宝贝儿等着急了吧。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【陈颂猴急，想亲王婧】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王婧转头：讨厌，你别这么着急！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陈颂：奥差点忘了正经事，我妈让我请你去我家吃饭，她今天亲自下厨。</w:t>
      </w:r>
    </w:p>
    <w:p>
      <w:r>
        <w:rPr>
          <w:rFonts w:hint="eastAsia"/>
          <w:sz w:val="24"/>
          <w:szCs w:val="24"/>
          <w:lang w:val="en-US" w:eastAsia="zh-CN"/>
        </w:rPr>
        <w:t>王婧手再陈颂胸前滑动：阿姨对我真好。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陈颂嘴唇靠近王婧：我对你更好。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【两人亲了起来】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【陈颂推开门，带着王婧进来】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陈颂：妈，我们回来了。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婆婆（闻声出来）：哎呦，顾小姐来了，快请坐，菜马上就好！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王婧看着满桌丰盛的菜，疑惑：这是有什么喜事吗？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陈颂喜：待会你就知道了。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【三人围坐一桌，王婧看了一圈儿没看到顾晓月的影子】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王婧：陈颂，顾晓月今天不在吗？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【陈颂和婆婆对视一眼，互相笑出来】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陈颂给王婧夹一筷子菜：给你看个好东西。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【陈颂拿来离婚协议书】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陈颂：顾晓月那个女人被我赶出去了，从今以后我们陈家和她再没半点关系，宝贝儿，很快我就可以把你娶进家门了。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婆婆：是啊，我儿子根本不喜欢她，是那个女人带着小拖油瓶一直死赖在我们家，现在终于给轰走了，等过两天选个好日子，你们俩快定下来吧。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【王婧接过离婚协议书，表情不快】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王婧黑脸：陈颂，这就是你刚才说的喜事？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陈颂：对啊，开心不。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王婧气：你怎么不和我商量一下呢？！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陈颂：我这不是想着给你一个惊喜吗？而且我让顾晓月净身出户走的，陈家的钱一分没少，你嫁给我等着享福吧！是不是高兴坏了？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【王婧一把将结婚协议拍在桌上】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王婧：高兴个屁，你坏我的事了你知不知道？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第三十八集：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陈颂 婆婆 顾雅恩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婆婆：怎……怎么回事？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陈颂站起身：你在说什么？不是你整天勾我，让我冷落顾晓月的吗？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王婧：我也没让你这么快离婚啊！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陈颂怒：那你现在是什么意思？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王婧：没什么意思，这饭你和你妈两个人好好享用吧。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【王婧离开，留下面面相觑的婆婆和陈颂】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小区楼下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王婧打电话：喂？二小姐，陈颂那个蠢货坏了我们计划，他提前把顾晓月赶出去了。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【顾雅恩正在包厢喝酒，闻言立马从包厢出来】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顾雅恩愤怒：你说什么？再说一遍！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王婧支支吾吾：陈……陈颂和顾晓月离婚了……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顾雅恩：废物，都是废物！成事不足败事有余，你还想不想救你公司了？！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王婧害怕：我错了二小姐，我……我们现在该怎么办啊？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顾雅恩：给你个地址，半小时后过来。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ktv包厢外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王婧东张西望：二小姐我们来这里干什么？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顾雅恩：里面有顾氏的几个股东，你只要陪其中一个睡一觉，就能得到五百万的投资。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王婧震惊害怕：啊？二小姐我不能……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顾雅恩一脸蔑视：怎么？你都和陈颂睡了，还不愿意陪这些大老板？反正睡一个是睡，睡两个也是睡。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顾雅恩：王婧，做了婊子就别立贞节牌坊了！【将卡甩过去】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王婧os：要不是顾晓月那个贱人，我也不会沦落到陪睡这种地步，我一定要让她付出代价。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王婧咬紧牙关：好，我听你的，但我们接下来怎么对付顾晓月？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第三十九集：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顾雅恩 萧景延 杨总（老头）  陈颂 前台小姐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第一场ktv包厢外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顾雅恩：现在难了，顾氏部分股东虽然与我有合作，但萧景延回来后处处帮着顾晓月，我想下手都难。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王婧：萧景延是谁？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顾雅恩：是你高攀不起的人，不用问那么多，我有自己的计划，到时会给你安排，赶紧进去吧。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ktv厕所外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【王婧扶着醉醺醺的杨总去卫生间】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王婧：杨总，我就在这等您。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王总拉扯王婧：装你妈呢？快进来，老子给你尝个好东西。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【萧景延走过来，王婧趁机拉住萧景延】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王婧小声道：先生帮帮我！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萧景延拍了一把杨总肩膀：先生，这是公共卫生间，不是你家卧室。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萧景延：何况这还是男士卫生间，所以，请这位女士止步。【眼神示意王婧不要进去】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【杨总瞪一眼萧景延，气冲冲进去。王婧点头感谢萧景延，看着他帅气的外表有点着迷】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王婧娇羞：谢……谢你，你叫什么名字？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【萧景延点头微笑，没说话走进厕所】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王婧看着萧景延消失的背影：好帅，这是我的真命天子吗？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顾氏集团公司前台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【陈颂整理着领带，步入顾氏集团，左顾右盼一脸兴奋】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陈颂：不愧是行业第一的顾氏，真气派啊。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【陈颂走到前台，咳嗽几声】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陈颂：你好，我是顾氏的合作方，今天来见你们总裁的。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人物：陈颂 顾晓月 宋芸  前台小姐 婆婆 八个黑衣保镖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顾氏集团公司前台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前台：是吗？可是总裁现在好像不在公司哎。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陈颂尴尬：要不你帮我电话问一下，我们有很重要的合作要谈。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前台：那好吧，我打电话问问。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【前台拨通电话说了几句，然后挂断】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前台：总裁说了，让你在大厅等着，她两个小时后到。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陈颂擦汗：这么久？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前台：总裁还说了，你不愿意等也可以离开，她的行程不可能根据你的时间来变动。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陈颂脸色不虞：我知道了，我就在这等。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顾氏地下停车场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婆婆坐在车中：喂？儿子，怎么还没有出来啊？情况怎么样？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陈颂：让我等着呢，那位总裁架子够大。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婆婆：哎呀，这次见面可是关乎你未来的前途，再等等吧别着急。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【这时，穿着套装裙的顾晓月和宋芸从豪车下来，婆婆在车中看到后睁大眼看，确认是顾晓月，急忙挂断电话，下车拦住】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婆婆：哟，你个扫把星怎么也在这儿，不会是特地过来搅黄我儿子合作的吧？(上下打量)这穿的什么，还真把自己当凤凰了？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宋芸：放尊重点，怎么跟我们大小姐说话呢！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婆婆抱臂：什么大小姐？！顾晓月，我看你跟了个野男人就不知道自己几斤几两了！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顾晓月：真是不知天高地厚，让开。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婆婆：就一丫鬟命还跟我装！我就不让，看你怎么过去搞破坏。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顾晓月冷漠：你多拦我一时，你儿子就多等一刻！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婆婆：你吹什么牛呢，领个顾氏的看门狗（看宋芸）就真把自己当主人了？恐怕你连顾氏的门都进不去吧！【推搡顾晓月】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顾晓月冷笑：我最后说一次，让开。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婆婆展开手臂：不让！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【顾晓月抬手示意，随即从后面出来八个黑衣人，他们在顾晓月身后排开，整齐低头叫了一声：总裁！】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第四十一集：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婆婆  陈颂 宋芸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顾氏地下停车场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婆婆惊住了：你…你……不可能！顾晓月你到底什么身份？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顾晓月往前：听好了，你瞧不上的儿媳妇，不光是顾家大小姐，更是顾氏现总裁。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婆婆：什么？你一个赔钱货……我不相信！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顾晓月：事到如今，我也用不着你相信，我之前给过你和陈颂机会，是你们不珍惜，以后咱们走着瞧。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【顾晓月带着人往前走去，一行人声势浩大，气场十足，婆婆被吓到瘫软，靠在车上】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顾氏集团公司前台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【一行人从门口进来，顾晓月被彪形大汉的保镖围在里面，陈颂只看到一点影子】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陈颂os：怎么有点像顾晓月？不对！肯定是我眼花了，大集团总裁怎么会是顾晓月那个黄脸婆。】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【陈颂正起步要跟上去，婆婆电话来了】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陈颂接通：喂妈，又怎么了？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婆婆：儿子你听我说，顾晓月……顾晓月她居然是……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陈颂：好了妈，我都和顾晓月那女人离婚了，还提她干什么，我先挂了，有什么等我出来再说！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办公室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【顾晓月穿了一身干练成熟的裙子坐在办公椅里，背对这门口。宋芸敲门，将陈颂带了进来】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陈颂低头：顾总好，久仰大名了，感谢您给我这个机会。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【顾晓月伸出一只手，陈颂把文件递过去】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陈颂点头哈腰：顾总，上面有我们这几年做的项目，虽然公司体量不大，但能力是不输大企业的。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顾晓月一笑：那就给我介绍介绍贵司成功的项目吧。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【陈颂听到熟悉声音，猛然抬头】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陈颂os：这声音好耳熟……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陈颂一边打量一边小心翼翼：顾总，我们公司去年和……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【顾晓月将背对着的座椅转了过来】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陈颂震惊：你……你……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第四十二集：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人物：顾晓月 陈颂 宋芸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办公室门口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顾晓月：怎么了？接着说啊！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【直接将文件扔在桌子上】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陈颂：顾……顾晓月？你怎么坐在总裁的位置上？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顾晓月：你忘了我姓顾？你脑子一直这么蠢吗？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陈颂：可你不是个无依无靠的孤儿吗？你怎么可能是顾家大小姐、顾氏新总裁？！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顾晓月冷声：就因为我无依无靠，所以你和你妈就可以毫无底线地欺负我？我付出真心，甚至一而再再而三给你机会，但终究是错付了。（哼笑）话说要不是你出轨王婧，我还真下不了离婚的决心呢！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陈颂慌张：那王婧…她是不是早知道你就是顾氏总裁了？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顾晓月：她当然知道，从头到尾蠢的只有你一个人！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陈颂瞪大眼睛：所以，王婧是故意找上我的……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陈颂抓住顾晓月的手：顾总……不……晓月！对不起！之前的事情是我做错了，我给你赔礼道歉。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顾晓月甩开陈颂的手：陈颂，你们家带给我和乐乐的伤害不是几句道歉就能消除的，你的虚荣花心，你妈的重男轻女，让我想起就作呕。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【陈颂想再上前去抓顾晓月的手，被宋芸拦下】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宋芸：注意你的身份！再动手动脚就滚出去。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陈颂后退了一步：晓月，我确实辜负了你，但你能不能再给我一次机会，我爱的人一直是你，是王婧那个贱女人勾引我，我只是一时糊涂了啊，你怎么惩罚我都行，只要你能回到我身边！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顾晓月冷笑：都说女人现实，没想到你这种男人比女人更现实。求人要有求人的姿态，你先跪下。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【陈颂愣住】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第四十三集：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陈颂 陈颂助理 萧景延 员工3个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办公室内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陈颂os：顾晓月不简单，同床共枕好几年我居然没发现她是顾家大小姐。不过，她明显还放不下我，只要跪了，我以后就不用守着那家小破公司了，顾氏总裁的位置迟早是我的！】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【扑通一声，陈颂跪下】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陈颂：晓月，只要你能原谅我，让我磕头都行。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陈颂助理：陈总……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顾晓月：那你磕吧，磕到我满意为止。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陈颂脸色难看：把你当祖宗都行，我嗑！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【陈颂磕头，偷看看顾晓月，发现顾晓月在翻看文件】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陈颂：晓月，我头好像流血了，你不心疼吗？我们去复婚吧，我发现我不能没有你！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顾晓月：够了！陈颂。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【陈颂高兴抬头。】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顾晓月：念在你是乐乐的爸爸，我也不为难你了，请你现在就滚出我的视线！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陈颂想起什么，欣喜：对，我们还有乐乐，为了孩子，你也不能这么决绝啊，孩子需要在一个完整的家庭长大。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顾晓月苦笑：我之前一再忍让就是为了乐乐，结果呢，你和你妈把乐乐送人，我差点就要失去她了！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陈颂轻轻掌嘴：是我的问题，我会让妈以后注意点的，男孩女孩有什么关系呢，都是我陈家的种嘛。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门外传来声音：别用你们陈家侮辱乐乐，乐乐现在是顾家的宝贝。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陈颂回头一看：你来干什么？我们的家事用不着你来管！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萧景延笑：你之前不是说我是她外面的野男人，让我带着她滚吗？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萧景延把手放在顾晓月背上：我带走的人就是我的了，你别再妄想讨回去。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陈颂站起来：你！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陈颂对顾晓月：晓月，我只是犯了天底下男人都会犯的错误而已，你再给我一次机会好不好，我真的知道错了。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顾晓月环臂：行，可以给你一次机会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【萧景延皱眉，陈颂喜】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第四十四集：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陈颂 婆婆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办公室内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顾晓月：我一百万收购你的公司，你呢，入职顾氏，给我顾氏看门，一个月三千，你愿意吗？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陈颂惊了：什么？一百万？我那公司市值至少一千万，晓月你不可以对我这么绝情！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顾晓月：陈颂，你还把我当什么都不懂的家庭主妇呢？你公司的债务窟窿可不止一百万啊，我刚才的提议对你很友好了，否则你就等着破产吃官司吧！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【陈颂伸手想去拉顾晓月，萧景延拦住】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陈颂收回手，声音颤抖：好……我回去考虑考虑。（慢吞吞转身）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陈颂又回身：那……我们的事，你能不能也再考虑一下，我们在一起那么多年，我不信你现在对我没有一点感觉了。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顾晓月不搭理陈颂，翻看文件：宋管家送客。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宋芸对陈颂：好走不送！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办公室内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【萧景延转过顾晓月的椅子，把她圈在自己怀中】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萧景延：真怕你耳根子软，又跟人跑了。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顾晓月尴尬：起来，我要工作了。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【萧景延从口袋里拿出东西，一伸手，一条链子垂下来（第6集的链子）】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顾晓月接过：怎么会在你那？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萧景延起身：花钱赎回来的，这是你母亲留给你的，这么贵重的东西，以后好好收着。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顾晓月：萧景延，谢谢。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地下车库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【陈颂一路低着头，烦躁地扯领带】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婆婆看到陈颂，焦急上前：儿子怎么样了？我没想到顾晓月那女人居然就是顾氏总裁……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陈颂烦躁：够了妈，现在说这些还有什么用，那个贱人要一百万收购我公司，让我去给她当看门狗……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婆婆：什么？太过分了！这个贱人，我就这上去找她要个说法！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第四十五集：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人物：陈颂 婆婆 王婧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地下车库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陈颂：妈，你怎么还不明白，人家现在可是顾氏的总裁，不是你能随意打骂的陈家儿媳妇了。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婆婆：那怎么办？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陈颂：我想了想，现在最重要的不是面子，而是找机会接近她，让她重新回到我身边！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婆婆：你的意思是……你真要给那贱货看门，然后复婚？不行，我不同意！你不是要娶王婧吗？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陈颂气笑：别给我提王婧了，那女人一肚子坏水。更何况现在复婚不是你同不同意的问题，而是顾晓月他妈的死活不原谅我。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陈颂往车那边走：算了，和你说不明白。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婆婆放软语气：行行行，妈这次都听你的，只要能保住公司，保住我们陈家，怎样都行。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第二场：陈家客厅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【门铃响】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婆婆：谁啊？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【打开门，王婧站在门外】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婆婆愤怒：是你？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王婧故作无辜：怎么了阿姨？才几天不见就对我这态度了！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婆婆：别装了，我变脸哪有你变脸快，我儿子把事情都告诉我了，你快滚吧。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王婧：别着急赶人啊，我要是有办法为陈颂扳回一局呢？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婆婆：你有办法？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【王婧走过去坐在沙发里，端起茶喝】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王婧：顾晓月这个女人心机深沉，一个大小姐装穷赖在你们家，陈颂公司出事她也无动于衷，指不定这背后就有她手笔。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婆婆：是我小看那个贱人了！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王婧放下茶杯：正面冲突我们可斗不过她，但我听说啊，今晚她要有大动作……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婆婆：你快告诉我，她今晚要干什么？我儿子去顾氏受了那么大屈辱，我一定要替他出了这口恶气！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王婧（拨拨头发）：今晚，顾家会举办一个宴会，庆祝顾晓月正式回归顾家、接管顾氏。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第四十六集：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婆婆 顾晓月 萧景延 顾雅恩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陈家客厅 日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婆婆着急：然后呢？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王婧：到时肯定会有很多记者媒体到场，你说……如果在那种万众瞩目的时刻，有人当面抖出她的黑料，这总裁之位她还能坐稳当吗？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婆婆：这倒是个好想法，不过她也没什么黑料啊？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王婧：怎么没有了？婚内好吃懒做，家暴婆婆、为了回到富有的顾家，抛弃处于事业低谷的丈夫和年岁已高的婆婆、不让亲女儿见父亲和奶奶、难道这些不算黑料吗？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婆婆拍大腿笑：还是王小姐聪明！宴会在顾家举办吗？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王婧：对，不过要有邀请函才能进去。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婆婆：这一时半会我去哪里弄一张邀请函？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王婧：别担心阿姨，我都替你准备好了。（递出邀请函，婆婆要拿，王婧又伸远）你可别辜负我一番好意，到时装得可怜一点，能不能为陈颂讨回公道就看你的了。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婆婆抢过邀请函：好好……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顾家门口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【萧景延车靠在车前，顾晓月走出来，顾雅恩也跟着走了出来】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顾雅恩（故作甜美的声音）：萧少爷，我可以跟你们一起去试礼服吗？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萧景延为顾晓月打开副驾：那要问你姐的意思？（目光看向顾晓月）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【顾雅恩偷瞪一眼顾晓月，目光又回到萧景延身上】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顾雅恩：萧少爷，你们婚约早不作数了，这种小事也要经过她的同意吗？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顾晓月眉头一皱：你的车你决定。（没理会萧景延打开的副驾门，坐进后座）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第四十七集：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顾雅恩 造型师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顾家门口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顾雅恩笑：萧少爷，我姐姐脾气不太好，你不要介意啊。我很想和姐姐增进一下姐妹感情，但姐姐在外待久了，都不愿和我亲了。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萧景延脸色不虞：是吗，我倒觉得她脾气挺好的，顾二小姐，不管以前的婚约作不作数，我都会努力成为你姐夫的。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顾雅恩脸色难看：她才刚离婚，还生过孩子，萧少爷你确定要和姐姐重新开始吗？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萧景延：这我和她之间的事，你不用知道太多，上车吧。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【顾雅恩想上去副驾，萧景延想了想，突然拦住顾雅恩。】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萧景延眯眼：顾二小姐会开车吗？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顾雅恩开心：我会！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萧景延将钥匙递到顾雅恩手中：既然你会开车的话，那你来吧，我去后座陪你姐。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【萧景延打开后座门，顾晓月瞪眼看萧景延，萧景延示意她让让。顾晓月无语，让出一半位置。】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顾雅恩捏紧钥匙，os：一个二手货还想勾搭萧少爷，休想！萧景延是我的！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造型设计店内 傍晚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【顾雅恩穿好衣服，化完妆，坐在镜子前面欣赏】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顾雅恩：口红给我换个颜色，要有那种楚楚动人的感觉。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妆发师：顾小姐，您已经够楚楚动人了，男人就喜欢你这样的！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顾雅恩满意一笑：有眼光（左右看）萧少爷在哪里呢？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妆发师：他早换好了，在大厅沙发坐着呢。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【顾雅恩提着裙子起身，往大厅走了过去】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【萧景延一身黑色西装白衬衣，帅气挺拔，顾雅恩看的双眼发光】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顾雅恩走到萧景延面前，娇羞：萧少爷……你帮我看看怎么样？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萧景延抬眼，敷衍：还不错。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顾雅恩：那你喜欢吗？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【这时，面前的帘子拉开，顾晓月穿着白色裙子，踩着高跟鞋走出来，造型师惊叹“好美”，萧景延看得眼神发直，不再搭理顾雅恩】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第四十八集：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顾雅恩 造型师 孙美玲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造型设计店内 傍晚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【迎着众人目光，顾晓月有些紧张】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顾晓月：怎么样？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萧景延：很适合你，像童话里的公主。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顾晓月好笑，调侃：你这套也不错，像个王子。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造型师：这可是肖恩的最新设计，仅此一件，原本是不外借的，没想到今晚却打电话来为顾大小姐破例。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萧景延：美衣配美人，那个设计师眼光倒不错。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【顾雅恩生气，在身后跺脚咬牙】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顾家卧室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【顾晓月在房间里，对着镜子戴上项链】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顾晓月摸项链：妈，戴着它就好像您依然陪在我的身边。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【突然，孙美玲和顾雅恩（拿着一杯咖啡）推门进来】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顾晓月从化妆镜看到两人：谁让你们随意进我房间的？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孙美玲：晓月，再怎么说我也是你妈，这么说话有点不礼貌吧？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顾晓月：不敲门就进来也很不礼貌。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顾雅恩：好了姐，都是一家人计较这干嘛呀！我给你买了咖啡，这宴会不知道多晚才结束呢，喝点醒醒神。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【顾雅恩往前走，故意摔倒，往前扑过去，咖啡全倒在了顾晓月的下裙摆】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顾雅恩故作惊讶：啊……怎么办？姐姐你的裙子……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顾晓月起身，盯着顾雅恩：顾雅恩，你故意的！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顾雅恩：姐姐我没有！我不小心的……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顾雅恩：给我滚出去！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孙美玲：不就是一条裙子吗？你至于大吼大叫？亏雅恩口口声声叫你姐姐！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顾晓月：全世界仅此一条的设计师款，我的好妹妹你要替我赔吗？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孙美玲：穿在你身上弄脏的，关我女儿什么事？！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【顾晓月冷笑，拿起梳妆台上的剪刀，走近。】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孙美玲：顾晓月你要干什么？现在外面可都是人，你要是敢伤害我和我女儿，那就等着明天上热搜吧！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第四十九集：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孙美玲 宋芸 宾客10人左右 萧景延 王婧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顾家卧室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【孙美玲和顾雅恩害怕地往后躲了躲，顾晓月看着她俩笑】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顾雅恩：我警告你别乱来!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顾晓月哼笑：放心吧，我还不至于为了报复你俩搭上我自己！滚出去！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【孙美玲和顾恩雅落荒而逃，顾晓月无奈摇头，用剪刀剪开脏污的裙角】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【大厅中灯火辉煌，宾客们端着酒杯交流走动，王婧端起一杯酒，打量周围，突然眼睛一亮】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王婧端着酒杯走到萧景延身边：先生，好巧啊。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萧景延疑惑：你是？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王婧尴尬：你帮我解过围。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萧景延：是吗？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王婧拿出手机：可以交换联系方式吗……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【宋芸走到舞台中央说话，打断了王婧的搭讪】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宋芸：在场的各位是顾氏的新老朋友，感谢大家聚在一起见证这重要时刻，今日起，顾家大小姐顾晓月正式回归顾家、执掌顾氏！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【大家纷纷鼓掌，在掌声中，顾晓月缓缓走上舞台，身上的长裙已经变成短裙】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宾客1：顾大小姐太美了！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宾客2：她身上好像是国际知名设计师肖恩的最新力作！可那件裙子不是仅做展览用吗？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宾客1：咦不对，这裙子怎么变短了。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【顾恩雅诧异看着裙子，然后勾唇一笑】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顾恩雅故作担忧：姐姐，这裙子只借不卖，你就是想露腿也不能说剪就剪啊，到时候萧少爷怎么和店里交代啊？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宾客2：顾大小姐是任性骄纵惯了吧，这裙子坏了可不是赔钱那么简单的事。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王婧冷笑：什么顾家大小姐，骚蹄子一个！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顾晓月对顾恩雅：你知道是设计师的得意作品还故意往上面泼咖啡？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顾恩雅委屈：姐姐，我知道这事不好解决，但你不能把锅推我啊。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【宾客指指点点谴责顾晓月，顾晓月刚想反驳，萧景延放下酒杯，走上舞台，揽住顾晓月】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萧景延：自我介绍一下，我是萧景延，但在国外，大家喜欢叫我肖恩。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【众人震惊，特别是顾恩雅和王婧，顾晓月也诧异望向萧景延】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宋芸 宾客10人左右 萧景延 王婧 婆婆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萧景延看顾晓月：这件裙子确实不卖，因为设计的初衷就是送人的，而那个对象就是我的未婚妻，顾大小姐。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萧景延看台下：所以她想怎么剪，就怎么剪，我本人都没意见，相信在场的各位也没意见了吧？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【众人哗然】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顾恩雅：萧少爷……你……我当然没意见（压下屈辱）刚也只是好心提醒姐姐而已。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顾晓月：谢谢我的“好”妹妹，不过妹妹可得抽空去检查身体了，拿个咖啡都手抖，我担心是早年帕金森。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顾恩雅：你！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宾客1：萧少爷和顾小姐不是有婚约吗？这么一看，果真般配。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宾客2：是啊男才女貌！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王婧看着台上相拥的两人，恶狠狠os：为什么所有好事都被这个贱人占了，等着吧，我待会要亲眼看你一败涂地！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顾家大厅 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【大家在互相走动应酬，萧景延揽住顾晓月走下舞台】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顾晓月：你可以松手了。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萧景延：诶你这是过河拆桥啊。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顾晓月：萧景延，我很感谢你多次出手相助，但（停顿）我没办法那么快从上一段失败的婚姻中走出来。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萧景延：没关系，我可以等。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顾晓月急：我有孩子了。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萧景延笑：这么说我占便宜了，买一送一。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顾晓月摇头：你这人……说不过你。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【此时，两位中年男子端酒杯过来】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宾客3：恭喜顾小姐回归！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宾客4：顾小姐原来这么年轻漂亮，真是后生可畏啊，往后生意上还得您多多提携了。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顾晓月：这是自然，各位叔叔伯伯都是顾氏的老伙伴了，以后我们一起努力，共创佳绩。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【门口突然传来一阵骚动，陈颂母亲闯进来】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婆婆：顾晓月？顾晓月人呢？给我滚出来！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第五十一集：</w:t>
      </w:r>
    </w:p>
    <w:p>
      <w:pPr>
        <w:ind w:left="241" w:hanging="241" w:hangingChars="1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宋芸 宾客10人左右 萧景延 王婧 婆婆 陈颂 记者2 摄影1个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【陈颂醉醺醺回来，房间漆黑】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陈颂大叫：顾晓月！快出来扶我一下！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陈颂：顾晓月！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【陈颂叫了几声，打开灯】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陈颂苦笑，os：怎么又忘了，我早和晓月离婚了。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陈颂：妈，妈？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陈颂os：怎么妈也不在，这么晚去哪了？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【陈颂手机收到图片，顾晓月和萧景延在台上相拥】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王婧：陈颂，原来是你被顾晓月绿了呀？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【陈颂气到将手机扔远！】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陈颂咬牙切齿：顾晓月萧景延，你们这对狗男女！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【婆婆冲过来就是给了顾晓月一巴掌，众人哗然】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宾客1：怎么回事，这大妈是谁？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宾客2：今晚有好戏看了！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婆婆：顾晓月，你这个忘恩负义的东西，我们陈家这么多年白养你了！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【婆婆还想打，萧景延怒，走去扔开婆婆的手】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婆婆：大家快来看啊，顾晓月就是和这个野男人狼狈为奸，把我儿子逼得天天出去买醉！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宾客1：啊？顾大小姐结过婚？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宾客2：我看她那样，就猜到不是个清白的。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王婧摇晃着酒杯过来，加入对话：我之前和顾小姐的老公有过业务合作，顾小姐已婚是千真万确的事，但不知道是不是嫌婆家穷，后面又勾搭上萧少爷……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宾客1：啧啧啧，知人知面不知心啊……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宾客2：婆婆都追到这来了，估计还做了更过分的事……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萧景延：您有话好好说，上来就动手打人，我只能让保安请你出去了。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婆婆：看看，急眼了吧，还想赶我出去，是怕我把你们的事情抖出去吗？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【宾客和记者媒体兴奋，拿起手机和摄像机疯狂拍】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第五十二集：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孙美玲 宾客10人左右 萧景延 王婧 婆婆 陈颂 记者2 摄影1个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【孙美玲和顾雅恩在角落摇晃酒杯，对视笑】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婆婆：大家都来给我评评理！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【周围人慢慢围过来】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顾晓月：有什么事我们私下说，非要弄得这么难看吗？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你也知道你做的事难看？我偏要在这说。（面向众人）外表光鲜亮丽的顾家大小姐顾晓月，刚毕业就骗我儿子结婚，婚后赖家里好吃懒做，我儿子在外辛苦赚钱，我呢在家伺候她，可她一不顺心，就打骂我这个做婆婆的，这些我都忍了，毕竟是我儿媳妇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婆婆看顾晓月：可她倒好，当着我儿子面和这个野男人走了，还逼我儿子离婚，带走我陈家唯一的孙女，甚至连我儿子公司都不放过！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顾晓月：说够了吗？！撒野也要看地方！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记者1：快拍，这可是大新闻，明天热搜得爆！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其他记者围到顾晓月身边：宋总，能不能回答我们一些问题？/宋总，你真的抛夫弃家吗？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【萧景延将顾晓月护在怀里】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婆婆举起一张照片：你们看，这是她和我儿子的结婚照，我说的都是真的！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【周围人一片唏嘘，顾恩雅对一个宾客3使眼色】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宾客3：晓月，你父亲年纪大了，这事也就不惊动他了，可这件事你得给我们一个交代！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宾客4：对啊在宴会在爆出这么大丑闻，记者媒体也在，很难收场啊！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宾客5：这么一闹公司形象还要不要了？！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宾客4：晓月还是年轻气盛了，我觉得啊，顾氏总裁这个位置得重新选举才行！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第五十三集：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孙美玲 宾客10人左右 萧景延 王婧 婆婆 陈颂 记者2 摄影1个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顾晓月冷冷看着这3位股东，os：他们跟着我父亲几十年，为顾氏打下江山立下不少功劳，本想为他们安置一个闲职颐养天年，没想到他们却勾结那母女俩趁乱打劫。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【这时，台上的话筒声音响起】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顾雅恩：大家好，我是顾家二小姐，这些年，姐姐一直在外面过着自己的生活，留下我和母亲帮助父亲打理公司，姐姐突然回来，我们也是毫无怨言让位姐姐，但没想到今天居然闹出这么大的丑事。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顾雅恩深深鞠躬：我代表姐姐向大家道歉。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【媒体对着台上猛拍】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宾客3：我看顾二小姐知书达理，明显比顾晓月适合总裁的位置吧！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宾客4：今天我代表董事会的老员工，提出建议，重新推举新任总裁。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宾客5：顾氏四十年的企业根基不能因为顾晓月一个人被动摇，所以我支持顾二小姐担任总裁！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【媒体重新围住顾晓月】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记者1：顾晓月，对股东的发言您有什么想法？还有萧少爷，您知道顾晓月结过婚甚至生过孩子吗？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【顾晓月回头与萧景延对视】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萧景延对记者：知道，但这不影响我对未来伴侣的态度和感情，我愿意继续支持她。（深情看顾晓月）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萧景延看向婆婆：好好的宴会被有心人破坏，我和晓月会弄清楚事情的原委，然后给大家一个说法的。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【顾晓月看着萧景延，鼓起勇气，走回舞台】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顾晓月抢过顾雅恩手里的话筒：首先，很感谢大家来参加这场宴会，更加感谢坚定不移支持我的人（看萧景延），其次，今天这事既然有人想把它闹大，那我顾晓月就奉陪到底！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第五十四集：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孙美玲 宾客10人左右 萧景延 王婧 婆婆 陈颂 记者2 摄影1个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婆婆：大家不要被她给骗了，顾晓月这女人可怕的很，白的都能被说成黑的！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顾晓月不屑一笑：我看你说的是你自己吧。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顾晓月看向众人：我的确和她儿子陈颂结婚五年，不过在几天前已经正式离婚！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宾客1：果然结过婚啊，那大妈说的都是真的咯？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宾客2：那她和萧少爷是怎么回事，真出轨了？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顾晓月：我猜肯定有人说我是为了顾氏总裁的位置才离婚的，但恰恰相反！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顾晓月：为了守住那段可笑的婚姻和家庭，我多次拒绝父亲劝我回去继承家业的提议。可是这个女人（指向婆婆）从没把我当做家人，而是她陈家的免费保姆。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婆婆大叫：你胡说！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顾晓月：我有证据，既然她都不嫌丢人，那我就放给大家看看。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【顾晓月给宋芸一个眼神，随即大屏幕上播放出顾晓月在家中拖地做菜的视频】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婆婆：好啊，就做那么几次家务还特地录下来了，顾晓月你真狡猾。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顾晓月：别急，还有呢。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【屏幕上播放陈颂和婆婆打顾晓月巴掌的画面，众人一片唏嘘】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宾客1：堂堂大小姐洗手作羹汤，还被自家婆婆家暴，可怜呐。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宾客2：可不是吗？这么漂亮能干的儿媳妇也舍得打。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婆婆慌张：顾晓月，你居然在家里装了监控？！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顾晓月：从你第一次打我开始，我就装监控了，你要是不做这些事儿，我能录下来吗？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婆婆：顾晓月，你……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顾晓月：还有呢，宋管家，继续。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【屏幕上放出乐乐的视频，陈乐乐：奶奶说我是拖油瓶，只会妨碍爸爸妈妈生弟弟，然后把我送到别的阿姨家，妈妈，我好怕】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第五十五集：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顾雅恩 孙美玲 宾客10人左右 萧景延 王婧 婆婆 陈颂 记者2 摄影1个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顾晓月：你就是个不折不扣的人贩子，自己的孙女都能给出去，我不报警已经是对你最大的仁慈。与其来这闹，不如早点安排你儿子和小三的婚事，好让他们给你生孙子。（意味深长地看向王婧）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【大家顺着顾晓月的目光看向王婧，王婧脸色惨白。】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【婆婆恼羞成怒，想冲上去打顾晓月。宋芸一个挥手，保安拉住婆婆】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婆婆：顾晓月，你不得好死！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顾晓月：大家都看清楚了吗？所谓的出轨和施暴，到底是谁对谁？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顾晓月：以后，我不再做任何解释，这场闹剧就到此为止吧。（看向记者们）我不希望明天看到任何关于顾家私事的新闻，否则，我将采取法律手段维权到底！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顾家大厅 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【所有人都走了，只剩下萧景延和顾雅恩在大厅里】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顾雅恩着急：萧少爷……我……我也不知道真相是这样的，我被别人给骗了，所以才……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萧景延眼露厌恶：所以才趁机抢夺你姐姐的总裁位置，联合众人诋毁她？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顾雅恩：你误会我了，我怎么可能伤害姐姐……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【顾雅恩去抓萧景延的手，被无情甩开】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萧景延：无论发生什么，我都会站在顾晓月身后，你要是还有什么阴招，尽管使出来。不过，我提醒你一句，你和你母亲挪用顾氏资产的事我已经查的差不多了，你们好自为之吧。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顾雅恩不可置信：怎么可能，我们明明……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萧景延：明明做的天衣无缝，是吗？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萧景延冷声：晓月不说，不代表她什么都不知道，只是她念在顾伯父的脸面，给你们留了退路，识相的话趁早收手吧。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【萧景延离去，顾雅恩失魂落魄，瘫倒在椅子里，孙美玲急忙过来】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孙美玲：乖女儿，怎么了？萧景延都跟你说什么了？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顾雅恩哭：妈，我们做的事都被发现了，怎么办啊！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孙美玲也瘫坐在一旁：完了，全完了……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第五十六集：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婆婆 陈乐乐 环卫工人（50岁的大妈）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街上 白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【顾晓月和萧景延牵着陈乐乐走在街上】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顾晓月：我带乐乐去游乐园，你跟来做什么？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萧景延：和孩子培养感情啊，争取早日入赘你顾家。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顾晓月皱眉：你不用这样的，我们的婚约早不作数了。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萧景延：但我喜欢你，这和之前的婚约没关系。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【顾晓月有些心动，慌乱低头。突然，陈乐乐拉顾晓月的衣服】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陈乐乐指着远方：那个好像是奶奶。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【顾晓月看过去，发现婆婆穿着环卫工人的衣服再扫地，婆婆擦汗的瞬间，也看到了顾晓月，她冲过来】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婆婆：晓月，你什么时候回家呀？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顾晓月：阿姨，我已经不是你陈家的儿媳妇了，回什么家？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婆婆着急：以前是我这个老婆子不懂事，和陈颂无关啊，他是喜欢你的。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顾晓月叹气：但我不喜欢他了，我们已经结束了。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【顾晓月要往前走，婆婆拦住】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婆婆：晓月，你走了，公司也不行了，陈颂现在每天喝个大醉，算我求你了，你回去救救他吧。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【婆婆要跪，被顾晓月拦住，婆婆看到了陈乐乐，像看到救命稻草般抓住】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婆婆：乐乐，跟奶奶回家，奶奶给你买公主裙和草莓！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陈乐乐转身抱住顾晓月：我没有奶奶了，我现在只有妈妈、叔叔和姥爷。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婆婆：乐乐——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萧景延：世上没有后悔药可吃，请您让路，我们要带乐乐去游乐园了。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【这时，一环卫工人赶来】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环卫工人拉着婆婆离去：成姐偷什么懒，还有很多地方没扫呢！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【顾晓月摇头叹气，重新牵起陈乐乐往前走】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第五十七集：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陈颂 一群保镖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顾氏集团门口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【车子停下，保镖打开车门，顾晓月踩着高跟下下车。】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两排保镖：总裁好！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【顾晓月摘下墨镜，点头示意，往里走】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顾晓月办公室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【陈颂浑身脏污，左顾右盼后，偷偷进入办公室，顾晓月抬眼】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陈颂：晓月，我……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顾晓月：有话直说，我没时间给你浪费！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陈颂：你真的一点旧情都不念了吗？我妈扫大街你都不心疼，她那么大年纪了身体遭不住的啊。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顾晓月：那是你妈不是我妈，我为什么要心疼？倒是你，堂堂一个大男人却让老母亲出去扫地赚钱，陈颂，我以前真的瞎了眼。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陈颂抹把脸：是是我错了，我好好反思自己了，你就原谅我们吧。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顾晓月：反思？我看你是被追债的追到无处可躲了吧？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陈颂抬头：晓月，你之前不是要收购我公司吗？我同意了！你也不用每月给我三千，一千就行，我立马来顾氏上班！算我求求你了，救救我吧……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顾晓月起身：不好意思，你的公司我不能收购了，一个月前还能挽救一下，现在就是一个空壳子罢了，我没有义务帮你收拾烂摊子。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陈颂：晓月，你现在是顾氏总裁，你根本不缺钱，动动手指头就能给我几百万，难道你真的忍心看着我被逼入绝境吗？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陈颂跪下：求求你，只要你帮我还债，你以后让我做什么都行！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顾晓月：不用了，我不想和你有任何的联系，以后也不想再看见你，出去！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【陈颂被激怒，突然从口袋中拿出刀】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陈颂迅速起身，从背后挟持住顾晓月：这钱今天你不给也得给！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第五十八集：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陈颂 宋芸 萧景延 员工2个 保镖2个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顾晓月办公室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宋芸跑进来：陈颂？你快放开大小姐，否则我报警了！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陈颂带着顾晓月后退：要是敢报警我现在就捅死她，只要给我一千万我马上离开，（拿刀逼近顾晓月脖子）顾晓月你也不想死对吧！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顾晓月：陈颂，你变成今天这样不是我造成的，而是你的贪婪和虚荣让你步步走向深渊，一千万我可以给你，但你以为拿到钱，就能平安走出这里吗？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陈颂：哼你倒提醒我了，我不光要你给我钱，还要你送我安全出国（宋芸要近一步，陈颂压低刀子）好好商量你不愿意，非要把我逼急吗？!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陈颂：快点给我拿钱！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顾晓月：宋芸，拿支票给他。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陈颂：糊弄鬼呢，我要现金！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顾晓月：行，那我现在让人去取。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陈颂：不行，我要带你亲自去取，跟我出去，还有她。（用眼睛示意宋芸跟上）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【宋芸一边跟在后面，一边偷偷按下电话】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顾氏集团门口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【顾晓月被陈颂挟持到门口，员工惊恐看着他们，突然，响起警笛声】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陈颂慌乱，拿着刀乱挥：你们居然敢报警，顾晓月，我要和你同归于尽！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【陈颂拿着刀子在顾晓月身上刺下去的时候，萧景延及时赶到，踢飞刀子，保镖上前制住陈颂，顾晓月晕倒在萧景延怀里。】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萧景延：晓月！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第三场 病房 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【顾晓月缓缓醒来，看到萧景延陪在床边】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萧景延欣喜：你终于醒了？！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顾晓月：你一直守在这里吗？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萧景延扶起顾晓月：我不放心，而且，我想让你睁眼看到的第一个人就是我。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第五十九集：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人物：顾晓月 萧景延 顾老爷子 宋芸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病房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【顾晓月害羞低头。】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萧景延握住顾晓月的手：经过这次，我更加坚定了想法，我不能失去你。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萧景延在床边单膝跪下，拿走桌旁的一束花：晓月，嫁给我吧。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顾晓月震惊：我……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萧景延：我发誓，我会照顾好你和乐乐。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【顾晓月看着萧景延坚毅的眼神，动容，伸手接过花朵】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顾晓月：好，我答应你。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【萧景延激动，站起来抱住顾晓月。门口传来掌声，宋芸推着顾老爷子进来。顾晓月害羞推开萧景延】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宋芸：咳咳……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宋芸：大小姐，你醒了，身体有没有好一点，老爷实在是太担心了，非让我带他过来看看。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顾晓月：我没事。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顾老爷子看着萧景延：你得好好谢谢人景延，一晚没睡守在这里。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宋芸调侃：老爷，要成一家人了，谢来谢去多生分。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顾老爷子爽朗笑：对对是我老糊涂，你们什么时候办婚礼啊？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萧景延看顾晓月：我巴不得明天，但我听晓月的。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顾晓月伪怒瞪萧景延：这个再说吧，爸，孙美玲和顾雅恩……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顾老爷子抬手打断：别提那对母女了，她们在顾家养尊处优这么多年，不知感恩也罢了，还想伤害你谋权夺利。我已经把她们赶出顾家，之后的生活就看她们自己造化了。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顾晓月叹气：爸……虽然她们没安好心，但也没有酿成大错，给她们送比钱保障基本的生活吧。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顾老爷子：你啊，就是和你母亲一样，太善良了，总是替别人考虑。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【手机叮一声，宋芸看一眼手机】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宋芸：小姐，陈颂被警方逮捕入狱了，他要求见你一面。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人物：顾晓月 萧景延 宋芸 顾老爷子 摄影师 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病房 白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顾老爷子气：别去，和这种人有什么好说的！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【顾晓月看向萧景延，萧景延握住顾晓月的手支持她】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萧景延：我尊重你的决定。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顾晓月：我既然答应嫁给你了，就是决定好与过去告别，过去的人，过去的事都和我无关了。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【萧景延和顾晓月对视笑】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草地 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摄影师：新郎新娘再靠近一点，都笑一下。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【穿西装的萧景延一把搂过穿着婚纱的顾晓月】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摄影师：哎对！就是这样！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【萧景延转头亲顾晓月的脸】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顾晓月拍一下他胸口：干嘛呢你？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萧景延：现在回想起来真是庆幸，当初要不是你前夫把你推我怀里，说不定我还没那么快讨到这么优秀的老婆呢。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顾晓月笑：你能讨不到老婆？我不信……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萧景延：我的意思是，怕娶不到你。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顾晓月：我很好奇，我们明明才见过几面，你怎么就义无反顾选择了我呢？你堂堂萧家大少爷，还是国际知名设计师，不需要顾家的钱，也不缺美女。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萧景延：其实在很小的时候，我就见过你了，那时候家里出事，我爸妈带我来找顾伯父，个子小小的你牵着我的手陪我玩，鼓励我。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顾晓月愣住：你就是那个……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萧景延：你才想起来啊？我当时可就下定决心，长大后要娶你，没想到回国后还是晚了一步。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顾晓月笑：不晚，我感谢我人生中的每一段经历，体验过失败的婚姻，我会更加珍惜现在来之不易的幸福。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萧景延笑着将顾晓月抱起来：是啊，我们有缘，迟早都会是夫妻！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【绿地草坪上，萧景延抱着顾晓月转圈，旁边的摄影师抓拍下了这一幕，然后变成相框里的结婚照】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第六十一集：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人物：杨总（老头，39集出现过） 王婧  萧景延  4个群演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会所门口 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【穿着清凉的王婧抱着杨总的胳膊蹭】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王婧：杨总，你之前不是对我很满意吗？我答应你提的包养了。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杨总挣脱：之前装清高，现在公司不行了又贴上来，小姐你当我这旅馆呢，想来就来？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王婧：诶呀人家那时候没想好嘛，你再考虑考虑？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杨总：过时不候懂不懂，滚！老子要见大老板了，别烦我。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【这时，迎面走来5个人，为首的是萧景延】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杨总一把推开王婧，迎上去，激动：萧总好，感谢您赏脸过来，我已备好至尊包厢，我们进去聊。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【萧景延点头，几人走远】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王婧眼里闪光：竟然是他！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会所门口 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【在夜晚的寒风中，王婧冷得搓胳膊】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王婧往里看，不耐：怎么还没出来？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【这时，萧景延出来，王婧高兴上去】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王婧：萧少爷，好久不见。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萧景延皱眉：你是？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王婧：我们见过两面了！顾家的晚宴上我们还聊天来着。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萧景延若有所思：抱歉，我不记得了，不过你找我有什么事？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王婧往萧景延那里靠，轻声细语：出来急，没想到晚上会这么冷~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萧景延让开一步：冷吗？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王婧跟上去：我想，不如我们进去喝一杯，暖暖身子。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萧景延：不必了……（电话响，萧景延接起）诶老婆，天气凉，你别在客厅等我，嗯……我这就回去。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【萧景延挂断电话】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萧景延：小姐，冷的话就快点回家，我也得回去陪老婆孩子了。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【萧景延往前走，王婧气得跺脚，但还是追上去】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王婧：先生，留个电话号码吧。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萧景延：如果你想谈合作，可以去找我助理。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【王婧趁机把口红扔到萧景延的西装口袋里（特写拍出来）】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王婧：好的，那就不打扰你了。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【萧景延走远，王婧在后面无声笑】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王婧：顾晓月，等着吧，这个男人我要定了。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第六十二集：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 萧景延   顾晓月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萧家卧室 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【顾晓月帮忙把萧景延的西装脱下来】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顾晓月：今晚的合作谈得怎么样？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萧景延解领带：还算顺利，乐乐睡了吗？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顾晓月：嗯……（突然察觉西装口袋的异物，她伸手一掏，拿出了口红）这是什么？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萧景延皱眉：不知道，什么脏东西？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顾晓月把口红递到他面前：女人的口红！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萧景延慌：老婆，别的女人我连看都懒得看一眼！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顾晓月故作严肃：那这东西怎么跑到你衣服里的？坦白从宽，抗拒从严！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萧景延为难：冤枉啊老婆，我真不知道怎么回事。（接过口红，扔到垃圾桶里）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顾晓月：诶你干嘛……（萧景延又把西装拿过来，也扔垃圾桶）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萧景延拍拍手：处理来路不明的脏东西，向老婆你表衷心。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顾晓月笑：傻子，我没怀疑你，白白浪费了件衣服。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萧景延搂过顾晓月：老婆，你真好。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顾晓月：之前你义无反顾选择我，现在换我义无反顾相信你。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【萧景延感动，搂紧顾晓月，两人深情对视，逐渐要亲上，突然，门被砰砰砰敲响，传来乐乐的声音“妈妈，我要听白雪公主的故事”，顾晓月推开萧景延】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萧景延失望：诶——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 停车场 白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【萧景延开锁，走向车旁，却见王婧横躺在车盖前】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萧景延黑脸：是你？你在干什么？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王婧撩头发：等你啊~你终于认得我了？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萧景延：从我车上下来。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王婧坐起，左右看：好高，我下不来了（抬眼娇羞看萧景延）你扶我一下。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【萧景延看手上的表，很是不爽，只好上前拉王婧，王婧顺势扑到萧景延怀里】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萧景延举起两手：诶！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顾晓月扬起一份文件：老公，你落了这个……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【看着相拥的两人，顾晓月愣住】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第六十三集：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人物：王婧  萧景延   顾晓月 男助理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 停车场 白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【萧景延快速推开王婧，走向顾晓月】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萧景延高兴：老婆，你特意下来送我上班吗？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顾晓月把文件递给他：美得你，是你忘了这个。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萧景延接过，快速亲顾晓月脸一口：那我要个早安吻。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顾晓月佯怒：你！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【王婧恶狠狠看着他们打情骂俏】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萧景延疑惑看向王婧，低声对顾晓月：一大早遇到个奇怪的女人……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顾晓月笑着推开：快走吧，老板可不能带头迟到。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萧景延：嗯，老婆教训的是！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【车开走后，顾晓月也要离开，却被王婧拦住】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王婧气：你竟敢无视我？！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顾晓月：那请问王小姐有什么事吗？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王婧：你明明看到我和萧景延……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顾晓月打断：我相信我老公，也请王小姐自重，不要当小三当上瘾了。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王婧哼笑：什么小三，我只是追求真爱罢了。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顾晓月：那你的爱真廉价。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王婧：你就高贵？不就是会投胎吗？要不是你生在顾家，萧景延一定不会选你！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顾晓月：说完了吗？让开。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【顾晓月推开王婧，往前走】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王婧在后面气急败坏：没有男人不偷腥！我能勾走你第一个老公，也就能勾走第二个！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酒店房间 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【萧景延被助理扶着走回房间门口】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助理：总裁，需要我扶你进去吗？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萧景延：不用了，你去休息吧。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【萧景延刚要推开门，门被却从里打开，穿着浴袍的王婧咬唇】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王婧：累了吧，我扶你去洗洗。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萧景延疑惑：对不起，我走错房间了。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【王婧一把拉过萧景延，关上门，壁咚他】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王婧：没走错，今晚，这将会是我们两的房间~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第六十四集：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人物：王婧  萧景延    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 酒店房间 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萧景延：你想留下来？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王婧点头：嗯嗯，我喜欢……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萧景延打断：我明白了，你留下吧。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王婧喜，os：我就知道没有男人能拒绝我，就算是大名鼎鼎的萧大少也不例外。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王婧作势要脱衣服：去床上，还是就在这里……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萧景延却转身开房门：这么晚了，女生在外不安全，你这么喜欢这间套房就让给你吧。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王婧：诶不是——（门在王婧面前重重关上）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王婧怒：啊啊啊啊！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第二场  酒店房间 晚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【萧景延一边打电话，一边从房间出来，看到守在门口的王婧】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萧景延：老婆，先不说了，等我回去，嗯，爱你。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【萧景延收起电话】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萧景延欲言又止：小姐，你一而再再而三的堵我，到底想做什么？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王婧：萧景延，我喜欢你。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萧景延诧异：可我们彼此互不熟悉。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王婧拉起萧景延的手往自己身上去：多交流交流就熟悉了！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萧景延挣脱：请你自重，我有妻子和孩子了。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王婧：你宁愿要顾晓月那个被玩烂的二手货也不要我吗？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萧景延沉下脸：对我妻子放尊重点，我不想对付女人。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王婧急：对不起，我不是要破坏你的家庭，我是来加入你们的！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萧景延被气笑：小姐，我没空听你疯言疯语。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【萧景延要走，被王婧拉住】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王婧：你把我养在外面就行，我不要名分！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萧景怒：你可以不要名分，但我妻子不能没有尊严，我爱她敬她，此生都不会有二心。小姐，给自己留点脸吧。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【萧景延甩开手，扬长而去】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王婧压制怒火，拿起手机：顾晓月，我们聊聊。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第六十五集：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人物：王婧  萧景延   顾晓月 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第一场  咖啡店 日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【顾晓月和王婧相对而坐】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顾晓月：有话快说，顾氏很多事等着我处理呢。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王婧：大总裁真是日理万机啊，但就在你忙工作时，你老公却和我睡了。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顾晓月：不要白费力气在这挑拨离间了，我有勇气走入第二段婚姻，是因为我足够信任萧景延。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王婧气：一个离过婚的破鞋，男人嘴上不说，心里不知道怎么膈应呢。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顾晓月气定神闲，端起咖啡：与其在这琢磨男人的心思，不如找个厂子上班吧，失去顾氏的合作，王家的公司离倒闭不远了。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王婧：你——（突然看到进门的人影，冷静下来，压低声音）上学时你就处处压我一头，现在仗着家里有点臭钱看不起我，你凭什么！你就是个烂货，你女儿以后也是个贱人！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【顾晓月怒，放下咖啡，一巴掌扇过去】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顾晓月：再说一句乐乐的不是，我让你王家现在破产！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王婧捂着脸哭：晓月，我只是找你道歉，没别的想法……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【顾晓月回头看，发现萧景延到来】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萧景延：发生什么了？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王婧：萧少爷，晓月……晓月说早腻了你，我为你不值，维护了你几句，没想到她却打我……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顾晓月对王婧，哼笑：同样的招数还来第二次？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萧景延对王婧：手拿开，我看看打成什么样了？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【顾晓月诧异看萧景延，王婧窃笑，拿开手】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王婧：好疼，感觉都肿了……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萧景延：啧啧是很用力了（抓起顾晓月的手）老婆，你手打得疼不疼啊？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【王婧瞪大眼】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顾晓月笑：我没事。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萧景延：没事就好（看王婧）王小姐，请以后别再骚扰我们（拿出银行卡）这个钱，拿去看脸吧，没脸没皮很招人嫌的。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王婧：不是……我……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萧景延放下卡，牵起顾晓月的手：老婆，我们一起去接乐乐放学吧。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顾晓月：嗯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【两人牵着手走向远方】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全剧完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p/>
    <w:p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没感情的打工人" w:date="2022-11-25T16:19:29Z" w:initials="">
    <w:p w14:paraId="6760161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搓麻将的声音要大，夹杂一些“二筒”“胡了”等人声</w:t>
      </w:r>
    </w:p>
  </w:comment>
  <w:comment w:id="1" w:author="没感情的打工人" w:date="2022-11-25T16:22:12Z" w:initials="">
    <w:p w14:paraId="221100F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婆婆扔下手中的麻将，其他人都一脸看热闹的表情</w:t>
      </w:r>
    </w:p>
  </w:comment>
  <w:comment w:id="2" w:author="没感情的打工人" w:date="2022-11-25T16:25:00Z" w:initials="">
    <w:p w14:paraId="2D59729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牌友们捂嘴，你看我我看你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7601617" w15:done="0"/>
  <w15:commentEx w15:paraId="221100F7" w15:done="0"/>
  <w15:commentEx w15:paraId="2D59729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没感情的打工人">
    <w15:presenceInfo w15:providerId="WPS Office" w15:userId="73058349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0092772A"/>
    <w:rsid w:val="00C14B91"/>
    <w:rsid w:val="011A2644"/>
    <w:rsid w:val="014F72E1"/>
    <w:rsid w:val="017E0CD4"/>
    <w:rsid w:val="02EA1EB7"/>
    <w:rsid w:val="034A3564"/>
    <w:rsid w:val="05121E5F"/>
    <w:rsid w:val="07893F2F"/>
    <w:rsid w:val="0B4E7185"/>
    <w:rsid w:val="0D215336"/>
    <w:rsid w:val="0E941FFB"/>
    <w:rsid w:val="0F46564A"/>
    <w:rsid w:val="0F4F677F"/>
    <w:rsid w:val="0FC1070A"/>
    <w:rsid w:val="10DF6FAB"/>
    <w:rsid w:val="12FD4EA4"/>
    <w:rsid w:val="149A0C5C"/>
    <w:rsid w:val="15B14D7D"/>
    <w:rsid w:val="184E2D57"/>
    <w:rsid w:val="18E15F30"/>
    <w:rsid w:val="196C7627"/>
    <w:rsid w:val="19DD0836"/>
    <w:rsid w:val="1A18186E"/>
    <w:rsid w:val="1A2E5DE9"/>
    <w:rsid w:val="1B261D69"/>
    <w:rsid w:val="1C365FDC"/>
    <w:rsid w:val="1C9E2897"/>
    <w:rsid w:val="1D6107A3"/>
    <w:rsid w:val="1E363A1A"/>
    <w:rsid w:val="1E4E0F4D"/>
    <w:rsid w:val="1EB14171"/>
    <w:rsid w:val="20AE17C1"/>
    <w:rsid w:val="214E5B76"/>
    <w:rsid w:val="21A1039B"/>
    <w:rsid w:val="23356796"/>
    <w:rsid w:val="252B4BA3"/>
    <w:rsid w:val="256040C9"/>
    <w:rsid w:val="25D23219"/>
    <w:rsid w:val="280F6D18"/>
    <w:rsid w:val="285D7A37"/>
    <w:rsid w:val="2B4E0BBE"/>
    <w:rsid w:val="2BC74966"/>
    <w:rsid w:val="2C5A5D16"/>
    <w:rsid w:val="2CE101E6"/>
    <w:rsid w:val="301D37F7"/>
    <w:rsid w:val="30395C43"/>
    <w:rsid w:val="31EE13DB"/>
    <w:rsid w:val="338C63B1"/>
    <w:rsid w:val="3446457C"/>
    <w:rsid w:val="3567615B"/>
    <w:rsid w:val="364A2958"/>
    <w:rsid w:val="36965A8F"/>
    <w:rsid w:val="39B34CB8"/>
    <w:rsid w:val="3B005F31"/>
    <w:rsid w:val="3B620744"/>
    <w:rsid w:val="3CFA23C2"/>
    <w:rsid w:val="408A49C4"/>
    <w:rsid w:val="41B15F81"/>
    <w:rsid w:val="42027534"/>
    <w:rsid w:val="43031C51"/>
    <w:rsid w:val="43AD03E2"/>
    <w:rsid w:val="43EF4B3E"/>
    <w:rsid w:val="45070313"/>
    <w:rsid w:val="45993927"/>
    <w:rsid w:val="45A100BA"/>
    <w:rsid w:val="45AA51C1"/>
    <w:rsid w:val="45C6569C"/>
    <w:rsid w:val="463A4797"/>
    <w:rsid w:val="4B5F7533"/>
    <w:rsid w:val="4D1F1D8D"/>
    <w:rsid w:val="4D9549A9"/>
    <w:rsid w:val="53582700"/>
    <w:rsid w:val="564927D4"/>
    <w:rsid w:val="56CD51B3"/>
    <w:rsid w:val="57D52062"/>
    <w:rsid w:val="58136185"/>
    <w:rsid w:val="58B33F35"/>
    <w:rsid w:val="5A8738CB"/>
    <w:rsid w:val="5BB64468"/>
    <w:rsid w:val="61001CE1"/>
    <w:rsid w:val="637864A7"/>
    <w:rsid w:val="63A63014"/>
    <w:rsid w:val="63F67FE6"/>
    <w:rsid w:val="6449399F"/>
    <w:rsid w:val="64990483"/>
    <w:rsid w:val="654C3747"/>
    <w:rsid w:val="65B71508"/>
    <w:rsid w:val="68AD0607"/>
    <w:rsid w:val="6E7B463D"/>
    <w:rsid w:val="70DD0C7E"/>
    <w:rsid w:val="71855AC5"/>
    <w:rsid w:val="720E2E95"/>
    <w:rsid w:val="727A5D97"/>
    <w:rsid w:val="74C87DFD"/>
    <w:rsid w:val="75A277AA"/>
    <w:rsid w:val="77DD17C8"/>
    <w:rsid w:val="79207DBF"/>
    <w:rsid w:val="7B4056A4"/>
    <w:rsid w:val="7C954DFF"/>
    <w:rsid w:val="7CB93960"/>
    <w:rsid w:val="7D4B0331"/>
    <w:rsid w:val="7E176B90"/>
    <w:rsid w:val="7E3E236F"/>
    <w:rsid w:val="7E6919FB"/>
    <w:rsid w:val="7EC81616"/>
    <w:rsid w:val="7F8219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37485</Words>
  <Characters>37520</Characters>
  <Lines>0</Lines>
  <Paragraphs>0</Paragraphs>
  <TotalTime>38</TotalTime>
  <ScaleCrop>false</ScaleCrop>
  <LinksUpToDate>false</LinksUpToDate>
  <CharactersWithSpaces>37991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2022-10-15T03:49:00Z</dcterms:created>
  <dc:creator>小張</dc:creator>
  <cp:lastModifiedBy>没感情的打工人</cp:lastModifiedBy>
  <dcterms:modified xsi:type="dcterms:W3CDTF">2023-03-07T08:39:33Z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84FE6C2CFE134623BA1A2F0998C0749E</vt:lpwstr>
  </property>
</Properties>
</file>